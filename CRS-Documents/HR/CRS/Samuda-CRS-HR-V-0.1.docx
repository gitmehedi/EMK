
<file path=[Content_Types].xml><?xml version="1.0" encoding="utf-8"?>
<Types xmlns="http://schemas.openxmlformats.org/package/2006/content-types">
  <Default Extension="png" ContentType="image/png"/>
  <Default Extension="vsd" ContentType="application/vnd.visio"/>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6F2D69C" w14:textId="77777777" w:rsidR="00A62A68" w:rsidRPr="00A62A68" w:rsidRDefault="00A62A68" w:rsidP="00A62A68">
      <w:pPr>
        <w:pStyle w:val="NoSpacing"/>
        <w:rPr>
          <w:b/>
          <w:sz w:val="40"/>
          <w:szCs w:val="40"/>
        </w:rPr>
      </w:pPr>
      <w:r>
        <w:tab/>
        <w:t xml:space="preserve">   </w:t>
      </w:r>
      <w:r w:rsidR="00EF4742">
        <w:t xml:space="preserve">    </w:t>
      </w:r>
      <w:r>
        <w:t xml:space="preserve">  </w:t>
      </w:r>
      <w:r w:rsidR="00AA1E12">
        <w:rPr>
          <w:b/>
          <w:color w:val="5B9BD5" w:themeColor="accent1"/>
          <w:sz w:val="40"/>
          <w:szCs w:val="40"/>
        </w:rPr>
        <w:t>Customer Requirement</w:t>
      </w:r>
      <w:r w:rsidRPr="00A62A68">
        <w:rPr>
          <w:b/>
          <w:color w:val="5B9BD5" w:themeColor="accent1"/>
          <w:sz w:val="40"/>
          <w:szCs w:val="40"/>
        </w:rPr>
        <w:t xml:space="preserve"> Specifications (CRS)</w:t>
      </w:r>
    </w:p>
    <w:p w14:paraId="4D1FF5AA" w14:textId="77777777" w:rsidR="00130203" w:rsidRDefault="00A62A68" w:rsidP="00130203">
      <w:pPr>
        <w:rPr>
          <w:b/>
          <w:i/>
          <w:color w:val="5B9BD5" w:themeColor="accent1"/>
          <w:sz w:val="40"/>
          <w:szCs w:val="40"/>
        </w:rPr>
      </w:pPr>
      <w:r w:rsidRPr="00130203">
        <w:rPr>
          <w:b/>
          <w:i/>
          <w:color w:val="5B9BD5" w:themeColor="accent1"/>
          <w:sz w:val="40"/>
          <w:szCs w:val="40"/>
        </w:rPr>
        <w:t xml:space="preserve">                        </w:t>
      </w:r>
    </w:p>
    <w:p w14:paraId="5E20502D" w14:textId="77777777" w:rsidR="00130203" w:rsidRPr="00130203" w:rsidRDefault="00130203" w:rsidP="00130203">
      <w:pPr>
        <w:rPr>
          <w:b/>
          <w:i/>
          <w:color w:val="5B9BD5" w:themeColor="accent1"/>
          <w:sz w:val="40"/>
          <w:szCs w:val="40"/>
        </w:rPr>
      </w:pPr>
    </w:p>
    <w:p w14:paraId="18B0AAE3" w14:textId="77777777" w:rsidR="00A62A68" w:rsidRPr="00130203" w:rsidRDefault="00130203" w:rsidP="00130203">
      <w:pPr>
        <w:rPr>
          <w:b/>
          <w:i/>
          <w:color w:val="auto"/>
          <w:sz w:val="32"/>
          <w:szCs w:val="32"/>
        </w:rPr>
      </w:pPr>
      <w:r w:rsidRPr="00130203">
        <w:rPr>
          <w:b/>
          <w:i/>
          <w:color w:val="5B9BD5" w:themeColor="accent1"/>
          <w:sz w:val="40"/>
          <w:szCs w:val="40"/>
        </w:rPr>
        <w:t xml:space="preserve">                            </w:t>
      </w:r>
      <w:r w:rsidRPr="00130203">
        <w:rPr>
          <w:b/>
          <w:i/>
          <w:color w:val="auto"/>
          <w:sz w:val="32"/>
          <w:szCs w:val="32"/>
        </w:rPr>
        <w:t>Human Resource (HR) Module</w:t>
      </w:r>
    </w:p>
    <w:p w14:paraId="4C988674" w14:textId="77777777" w:rsidR="00130203" w:rsidRPr="00130203" w:rsidRDefault="00130203" w:rsidP="00130203">
      <w:pPr>
        <w:rPr>
          <w:b/>
          <w:i/>
          <w:color w:val="auto"/>
          <w:sz w:val="32"/>
          <w:szCs w:val="32"/>
        </w:rPr>
      </w:pPr>
      <w:r w:rsidRPr="00130203">
        <w:rPr>
          <w:b/>
          <w:i/>
          <w:color w:val="auto"/>
          <w:sz w:val="32"/>
          <w:szCs w:val="32"/>
        </w:rPr>
        <w:t xml:space="preserve">                                                         For</w:t>
      </w:r>
    </w:p>
    <w:p w14:paraId="126AEEA1" w14:textId="77777777" w:rsidR="00A62A68" w:rsidRPr="00130203" w:rsidRDefault="00130203" w:rsidP="00130203">
      <w:pPr>
        <w:rPr>
          <w:b/>
          <w:i/>
          <w:color w:val="5B9BD5" w:themeColor="accent1"/>
          <w:sz w:val="32"/>
          <w:szCs w:val="32"/>
        </w:rPr>
      </w:pPr>
      <w:r w:rsidRPr="00130203">
        <w:rPr>
          <w:b/>
          <w:i/>
          <w:color w:val="5B9BD5" w:themeColor="accent1"/>
          <w:sz w:val="32"/>
          <w:szCs w:val="32"/>
        </w:rPr>
        <w:t xml:space="preserve">                          </w:t>
      </w:r>
      <w:r w:rsidR="00A62A68" w:rsidRPr="00130203">
        <w:rPr>
          <w:b/>
          <w:i/>
          <w:sz w:val="32"/>
          <w:szCs w:val="32"/>
        </w:rPr>
        <w:t>ERP Solution for Samuda Chemicals Ltd.</w:t>
      </w:r>
    </w:p>
    <w:p w14:paraId="2B514BD7" w14:textId="77777777" w:rsidR="00A62A68" w:rsidRDefault="00A62A68" w:rsidP="00A62A68">
      <w:pPr>
        <w:spacing w:after="0"/>
        <w:jc w:val="center"/>
      </w:pPr>
    </w:p>
    <w:p w14:paraId="68D7372B" w14:textId="77777777" w:rsidR="00A62A68" w:rsidRDefault="00A62A68" w:rsidP="00A62A68">
      <w:pPr>
        <w:spacing w:after="0"/>
        <w:jc w:val="center"/>
      </w:pPr>
    </w:p>
    <w:p w14:paraId="236C5213" w14:textId="77777777" w:rsidR="00A62A68" w:rsidRDefault="00A62A68" w:rsidP="00A62A68">
      <w:pPr>
        <w:spacing w:after="0"/>
        <w:jc w:val="center"/>
      </w:pPr>
    </w:p>
    <w:p w14:paraId="0D957A7F" w14:textId="77777777" w:rsidR="00A62A68" w:rsidRDefault="00A62A68" w:rsidP="00A62A68">
      <w:pPr>
        <w:spacing w:after="0"/>
        <w:jc w:val="center"/>
      </w:pPr>
    </w:p>
    <w:p w14:paraId="3A891A93" w14:textId="77777777" w:rsidR="00A62A68" w:rsidRDefault="00A62A68" w:rsidP="00A62A68">
      <w:pPr>
        <w:spacing w:after="0"/>
        <w:jc w:val="center"/>
      </w:pPr>
    </w:p>
    <w:p w14:paraId="38CD5B56" w14:textId="77777777" w:rsidR="00A62A68" w:rsidRDefault="00A62A68" w:rsidP="00A62A68">
      <w:pPr>
        <w:spacing w:after="0"/>
        <w:jc w:val="center"/>
      </w:pPr>
    </w:p>
    <w:p w14:paraId="3935B53B" w14:textId="77777777" w:rsidR="00A62A68" w:rsidRDefault="00A62A68" w:rsidP="00A62A68">
      <w:pPr>
        <w:spacing w:after="0"/>
        <w:jc w:val="center"/>
      </w:pPr>
    </w:p>
    <w:p w14:paraId="5C765ABE" w14:textId="77777777" w:rsidR="00A62A68" w:rsidRDefault="00A62A68" w:rsidP="00A62A68">
      <w:pPr>
        <w:spacing w:after="0"/>
        <w:jc w:val="center"/>
      </w:pPr>
    </w:p>
    <w:p w14:paraId="438421B6" w14:textId="77777777" w:rsidR="00A62A68" w:rsidRDefault="00A62A68" w:rsidP="00A62A68">
      <w:pPr>
        <w:spacing w:after="0"/>
        <w:jc w:val="center"/>
      </w:pPr>
    </w:p>
    <w:p w14:paraId="3F0E122B" w14:textId="77777777" w:rsidR="00A62A68" w:rsidRDefault="00A62A68" w:rsidP="00A62A68">
      <w:pPr>
        <w:spacing w:after="0"/>
        <w:jc w:val="center"/>
      </w:pPr>
    </w:p>
    <w:p w14:paraId="19DBC74D" w14:textId="77777777" w:rsidR="00A62A68" w:rsidRDefault="00A62A68" w:rsidP="00A62A68">
      <w:pPr>
        <w:spacing w:after="0"/>
        <w:jc w:val="center"/>
      </w:pPr>
    </w:p>
    <w:p w14:paraId="1F7999FC" w14:textId="77777777" w:rsidR="00A62A68" w:rsidRDefault="00A62A68" w:rsidP="00A62A68">
      <w:pPr>
        <w:spacing w:after="0"/>
        <w:jc w:val="center"/>
      </w:pPr>
    </w:p>
    <w:p w14:paraId="17151731" w14:textId="77777777" w:rsidR="00A62A68" w:rsidRDefault="00A62A68" w:rsidP="00A62A68">
      <w:pPr>
        <w:spacing w:after="0"/>
        <w:jc w:val="center"/>
      </w:pPr>
    </w:p>
    <w:p w14:paraId="1F276096" w14:textId="77777777" w:rsidR="00A62A68" w:rsidRDefault="00A62A68" w:rsidP="00A62A68">
      <w:pPr>
        <w:spacing w:after="0"/>
        <w:jc w:val="center"/>
      </w:pPr>
    </w:p>
    <w:p w14:paraId="44B10D4B" w14:textId="77777777" w:rsidR="00A62A68" w:rsidRDefault="00A62A68" w:rsidP="00A62A68">
      <w:pPr>
        <w:spacing w:after="0"/>
        <w:jc w:val="center"/>
      </w:pPr>
    </w:p>
    <w:p w14:paraId="5757D5EE" w14:textId="77777777" w:rsidR="00A62A68" w:rsidRDefault="00A62A68" w:rsidP="00A62A68">
      <w:pPr>
        <w:spacing w:after="0"/>
        <w:jc w:val="center"/>
      </w:pPr>
    </w:p>
    <w:p w14:paraId="5FB6E393" w14:textId="77777777" w:rsidR="00A62A68" w:rsidRDefault="00A62A68" w:rsidP="00A62A68">
      <w:pPr>
        <w:spacing w:after="0"/>
        <w:jc w:val="center"/>
      </w:pPr>
    </w:p>
    <w:p w14:paraId="06456F9F" w14:textId="77777777" w:rsidR="00A62A68" w:rsidRDefault="00A62A68" w:rsidP="00A62A68">
      <w:pPr>
        <w:spacing w:after="0"/>
        <w:jc w:val="center"/>
      </w:pPr>
    </w:p>
    <w:p w14:paraId="30D7EBD9" w14:textId="77777777" w:rsidR="00A62A68" w:rsidRDefault="00A62A68" w:rsidP="00A62A68">
      <w:pPr>
        <w:spacing w:after="0"/>
        <w:jc w:val="center"/>
      </w:pPr>
    </w:p>
    <w:p w14:paraId="667FA970" w14:textId="77777777" w:rsidR="00A62A68" w:rsidRDefault="00A62A68" w:rsidP="00A62A68">
      <w:pPr>
        <w:spacing w:after="0"/>
        <w:jc w:val="center"/>
      </w:pPr>
    </w:p>
    <w:p w14:paraId="4A942413" w14:textId="77777777" w:rsidR="00A62A68" w:rsidRDefault="00A62A68" w:rsidP="00A62A68">
      <w:pPr>
        <w:spacing w:after="0"/>
        <w:jc w:val="center"/>
      </w:pPr>
    </w:p>
    <w:p w14:paraId="3038C671" w14:textId="77777777" w:rsidR="00A62A68" w:rsidRDefault="00A62A68" w:rsidP="00A62A68">
      <w:pPr>
        <w:spacing w:after="0"/>
        <w:jc w:val="center"/>
      </w:pPr>
    </w:p>
    <w:p w14:paraId="0D21B937" w14:textId="77777777" w:rsidR="00A62A68" w:rsidRDefault="00A62A68" w:rsidP="00A62A68">
      <w:pPr>
        <w:spacing w:after="0"/>
        <w:jc w:val="center"/>
      </w:pPr>
    </w:p>
    <w:p w14:paraId="61CB367D" w14:textId="77777777" w:rsidR="00A62A68" w:rsidRDefault="00A62A68" w:rsidP="00130203">
      <w:pPr>
        <w:spacing w:after="0"/>
      </w:pPr>
    </w:p>
    <w:p w14:paraId="4BF64C80" w14:textId="77777777" w:rsidR="00A62A68" w:rsidRDefault="00A62A68" w:rsidP="00A62A68">
      <w:pPr>
        <w:spacing w:after="0"/>
        <w:jc w:val="center"/>
      </w:pPr>
      <w:r>
        <w:rPr>
          <w:noProof/>
        </w:rPr>
        <w:drawing>
          <wp:inline distT="0" distB="0" distL="0" distR="0" wp14:anchorId="3903C78D" wp14:editId="610B447D">
            <wp:extent cx="1327785" cy="516890"/>
            <wp:effectExtent l="0" t="0" r="0" b="0"/>
            <wp:docPr id="1" name="image01.png" descr="logo.png"/>
            <wp:cNvGraphicFramePr/>
            <a:graphic xmlns:a="http://schemas.openxmlformats.org/drawingml/2006/main">
              <a:graphicData uri="http://schemas.openxmlformats.org/drawingml/2006/picture">
                <pic:pic xmlns:pic="http://schemas.openxmlformats.org/drawingml/2006/picture">
                  <pic:nvPicPr>
                    <pic:cNvPr id="0" name="image01.png" descr="logo.png"/>
                    <pic:cNvPicPr preferRelativeResize="0"/>
                  </pic:nvPicPr>
                  <pic:blipFill>
                    <a:blip r:embed="rId8"/>
                    <a:srcRect r="33984"/>
                    <a:stretch>
                      <a:fillRect/>
                    </a:stretch>
                  </pic:blipFill>
                  <pic:spPr>
                    <a:xfrm>
                      <a:off x="0" y="0"/>
                      <a:ext cx="1327785" cy="516890"/>
                    </a:xfrm>
                    <a:prstGeom prst="rect">
                      <a:avLst/>
                    </a:prstGeom>
                    <a:ln/>
                  </pic:spPr>
                </pic:pic>
              </a:graphicData>
            </a:graphic>
          </wp:inline>
        </w:drawing>
      </w:r>
    </w:p>
    <w:p w14:paraId="42E1A457" w14:textId="77777777" w:rsidR="00A62A68" w:rsidRDefault="00A62A68" w:rsidP="00A62A68">
      <w:pPr>
        <w:spacing w:after="0"/>
        <w:jc w:val="center"/>
      </w:pPr>
      <w:r>
        <w:rPr>
          <w:b/>
          <w:color w:val="3D85C6"/>
          <w:sz w:val="28"/>
          <w:szCs w:val="28"/>
        </w:rPr>
        <w:t>Genweb2 Limited</w:t>
      </w:r>
    </w:p>
    <w:p w14:paraId="656A6F46" w14:textId="77777777" w:rsidR="00A62A68" w:rsidRDefault="00A62A68" w:rsidP="00A62A68">
      <w:pPr>
        <w:spacing w:after="0"/>
        <w:jc w:val="center"/>
      </w:pPr>
      <w:r>
        <w:rPr>
          <w:color w:val="3D85C6"/>
          <w:sz w:val="28"/>
          <w:szCs w:val="28"/>
        </w:rPr>
        <w:t xml:space="preserve">TK </w:t>
      </w:r>
      <w:proofErr w:type="spellStart"/>
      <w:r>
        <w:rPr>
          <w:color w:val="3D85C6"/>
          <w:sz w:val="28"/>
          <w:szCs w:val="28"/>
        </w:rPr>
        <w:t>Bhaban</w:t>
      </w:r>
      <w:proofErr w:type="spellEnd"/>
      <w:r>
        <w:rPr>
          <w:color w:val="3D85C6"/>
          <w:sz w:val="28"/>
          <w:szCs w:val="28"/>
        </w:rPr>
        <w:t xml:space="preserve"> (11th Floor),</w:t>
      </w:r>
    </w:p>
    <w:p w14:paraId="3F3BD02F" w14:textId="77777777" w:rsidR="00A62A68" w:rsidRDefault="00A62A68" w:rsidP="00A62A68">
      <w:pPr>
        <w:spacing w:after="0"/>
        <w:jc w:val="center"/>
      </w:pPr>
      <w:r>
        <w:rPr>
          <w:color w:val="3D85C6"/>
          <w:sz w:val="28"/>
          <w:szCs w:val="28"/>
        </w:rPr>
        <w:t xml:space="preserve">13 </w:t>
      </w:r>
      <w:proofErr w:type="spellStart"/>
      <w:r>
        <w:rPr>
          <w:color w:val="3D85C6"/>
          <w:sz w:val="28"/>
          <w:szCs w:val="28"/>
        </w:rPr>
        <w:t>Kazi</w:t>
      </w:r>
      <w:proofErr w:type="spellEnd"/>
      <w:r w:rsidR="008C55E6">
        <w:rPr>
          <w:color w:val="3D85C6"/>
          <w:sz w:val="28"/>
          <w:szCs w:val="28"/>
        </w:rPr>
        <w:t xml:space="preserve"> </w:t>
      </w:r>
      <w:proofErr w:type="spellStart"/>
      <w:r>
        <w:rPr>
          <w:color w:val="3D85C6"/>
          <w:sz w:val="28"/>
          <w:szCs w:val="28"/>
        </w:rPr>
        <w:t>Nazrul</w:t>
      </w:r>
      <w:proofErr w:type="spellEnd"/>
      <w:r>
        <w:rPr>
          <w:color w:val="3D85C6"/>
          <w:sz w:val="28"/>
          <w:szCs w:val="28"/>
        </w:rPr>
        <w:t xml:space="preserve"> Islam Avenue,</w:t>
      </w:r>
    </w:p>
    <w:p w14:paraId="74AE694C" w14:textId="77777777" w:rsidR="00A62A68" w:rsidRDefault="00A62A68" w:rsidP="00A62A68">
      <w:pPr>
        <w:spacing w:after="0"/>
        <w:jc w:val="center"/>
      </w:pPr>
      <w:proofErr w:type="spellStart"/>
      <w:r>
        <w:rPr>
          <w:color w:val="3D85C6"/>
          <w:sz w:val="28"/>
          <w:szCs w:val="28"/>
        </w:rPr>
        <w:t>Kawran</w:t>
      </w:r>
      <w:proofErr w:type="spellEnd"/>
      <w:r>
        <w:rPr>
          <w:color w:val="3D85C6"/>
          <w:sz w:val="28"/>
          <w:szCs w:val="28"/>
        </w:rPr>
        <w:t xml:space="preserve"> Bazar, Dhaka 1215, Bangladesh</w:t>
      </w:r>
    </w:p>
    <w:p w14:paraId="620A7AB9" w14:textId="77777777" w:rsidR="00A62A68" w:rsidRDefault="00B96F8B" w:rsidP="00A62A68">
      <w:pPr>
        <w:spacing w:after="0"/>
        <w:jc w:val="center"/>
      </w:pPr>
      <w:r>
        <w:rPr>
          <w:color w:val="3D85C6"/>
          <w:sz w:val="28"/>
          <w:szCs w:val="28"/>
        </w:rPr>
        <w:t>Web</w:t>
      </w:r>
      <w:r w:rsidR="00A62A68">
        <w:rPr>
          <w:color w:val="3D85C6"/>
          <w:sz w:val="28"/>
          <w:szCs w:val="28"/>
        </w:rPr>
        <w:t>: </w:t>
      </w:r>
      <w:hyperlink r:id="rId9">
        <w:r w:rsidR="00A62A68">
          <w:rPr>
            <w:color w:val="0000FF"/>
            <w:sz w:val="28"/>
            <w:szCs w:val="28"/>
            <w:u w:val="single"/>
          </w:rPr>
          <w:t>http://www.genweb2.com</w:t>
        </w:r>
      </w:hyperlink>
      <w:hyperlink r:id="rId10"/>
    </w:p>
    <w:p w14:paraId="4712FD9F" w14:textId="77777777" w:rsidR="00D30370" w:rsidRDefault="00D30370" w:rsidP="00A62A68">
      <w:pPr>
        <w:jc w:val="both"/>
      </w:pPr>
    </w:p>
    <w:p w14:paraId="3E98A49D" w14:textId="77777777" w:rsidR="00D30370" w:rsidRPr="001D72AA" w:rsidRDefault="00D30370" w:rsidP="00A74FA5">
      <w:pPr>
        <w:pStyle w:val="Subtitle"/>
        <w:numPr>
          <w:ilvl w:val="0"/>
          <w:numId w:val="7"/>
        </w:numPr>
        <w:ind w:left="360" w:hanging="180"/>
      </w:pPr>
      <w:bookmarkStart w:id="0" w:name="_Toc314731207"/>
      <w:bookmarkStart w:id="1" w:name="_Toc471908380"/>
      <w:r w:rsidRPr="001D72AA">
        <w:lastRenderedPageBreak/>
        <w:t>Document Information</w:t>
      </w:r>
      <w:bookmarkEnd w:id="0"/>
      <w:bookmarkEnd w:id="1"/>
      <w:r w:rsidRPr="001D72AA">
        <w:t xml:space="preserve"> </w:t>
      </w:r>
    </w:p>
    <w:tbl>
      <w:tblPr>
        <w:tblW w:w="9239" w:type="dxa"/>
        <w:tblInd w:w="144" w:type="dxa"/>
        <w:tblBorders>
          <w:top w:val="single" w:sz="4" w:space="0" w:color="002776"/>
          <w:left w:val="single" w:sz="4" w:space="0" w:color="002776"/>
          <w:bottom w:val="single" w:sz="4" w:space="0" w:color="002776"/>
          <w:right w:val="single" w:sz="4" w:space="0" w:color="002776"/>
          <w:insideH w:val="single" w:sz="4" w:space="0" w:color="002776"/>
          <w:insideV w:val="single" w:sz="4" w:space="0" w:color="002776"/>
        </w:tblBorders>
        <w:tblLayout w:type="fixed"/>
        <w:tblCellMar>
          <w:top w:w="14" w:type="dxa"/>
          <w:left w:w="115" w:type="dxa"/>
          <w:bottom w:w="14" w:type="dxa"/>
          <w:right w:w="115" w:type="dxa"/>
        </w:tblCellMar>
        <w:tblLook w:val="0000" w:firstRow="0" w:lastRow="0" w:firstColumn="0" w:lastColumn="0" w:noHBand="0" w:noVBand="0"/>
      </w:tblPr>
      <w:tblGrid>
        <w:gridCol w:w="2311"/>
        <w:gridCol w:w="6928"/>
      </w:tblGrid>
      <w:tr w:rsidR="00D30370" w:rsidRPr="001D72AA" w14:paraId="067D1288" w14:textId="77777777" w:rsidTr="00F724E7">
        <w:trPr>
          <w:trHeight w:val="288"/>
        </w:trPr>
        <w:tc>
          <w:tcPr>
            <w:tcW w:w="2311" w:type="dxa"/>
            <w:shd w:val="clear" w:color="auto" w:fill="auto"/>
            <w:vAlign w:val="center"/>
          </w:tcPr>
          <w:p w14:paraId="00EFEB70" w14:textId="77777777" w:rsidR="00D30370" w:rsidRPr="001D72AA" w:rsidRDefault="00D30370" w:rsidP="00F724E7">
            <w:pPr>
              <w:pStyle w:val="Bodycopybold"/>
            </w:pPr>
            <w:r w:rsidRPr="001D72AA">
              <w:t>Document Name</w:t>
            </w:r>
          </w:p>
        </w:tc>
        <w:tc>
          <w:tcPr>
            <w:tcW w:w="6928" w:type="dxa"/>
            <w:vAlign w:val="center"/>
          </w:tcPr>
          <w:p w14:paraId="0F27D758" w14:textId="77777777" w:rsidR="00D30370" w:rsidRPr="001D72AA" w:rsidRDefault="00D30370" w:rsidP="00F724E7">
            <w:pPr>
              <w:pStyle w:val="Documentname"/>
              <w:spacing w:after="0"/>
              <w:rPr>
                <w:rFonts w:ascii="AvantGarde" w:hAnsi="AvantGarde" w:cs="Arial"/>
              </w:rPr>
            </w:pPr>
            <w:r>
              <w:rPr>
                <w:rFonts w:ascii="AvantGarde" w:hAnsi="AvantGarde" w:cs="Arial"/>
              </w:rPr>
              <w:t>HR Module of Samuda Chemical</w:t>
            </w:r>
            <w:r w:rsidR="002C2A7C">
              <w:rPr>
                <w:rFonts w:ascii="AvantGarde" w:hAnsi="AvantGarde" w:cs="Arial"/>
              </w:rPr>
              <w:t>s</w:t>
            </w:r>
            <w:r>
              <w:rPr>
                <w:rFonts w:ascii="AvantGarde" w:hAnsi="AvantGarde" w:cs="Arial"/>
              </w:rPr>
              <w:t xml:space="preserve"> Ltd. (CRS)</w:t>
            </w:r>
          </w:p>
        </w:tc>
      </w:tr>
      <w:tr w:rsidR="0084044C" w:rsidRPr="001D72AA" w14:paraId="4079B863" w14:textId="77777777" w:rsidTr="00F724E7">
        <w:trPr>
          <w:trHeight w:val="288"/>
        </w:trPr>
        <w:tc>
          <w:tcPr>
            <w:tcW w:w="2311" w:type="dxa"/>
            <w:shd w:val="clear" w:color="auto" w:fill="auto"/>
            <w:vAlign w:val="center"/>
          </w:tcPr>
          <w:p w14:paraId="073C95EF" w14:textId="77777777" w:rsidR="0084044C" w:rsidRPr="001D72AA" w:rsidRDefault="0084044C" w:rsidP="0084044C">
            <w:pPr>
              <w:pStyle w:val="Bodycopybold"/>
            </w:pPr>
            <w:r w:rsidRPr="001D72AA">
              <w:t>Document Author</w:t>
            </w:r>
          </w:p>
        </w:tc>
        <w:tc>
          <w:tcPr>
            <w:tcW w:w="6928" w:type="dxa"/>
            <w:vAlign w:val="center"/>
          </w:tcPr>
          <w:p w14:paraId="3A50953A" w14:textId="77777777" w:rsidR="0084044C" w:rsidRPr="001D72AA" w:rsidRDefault="0084044C" w:rsidP="0084044C">
            <w:pPr>
              <w:pStyle w:val="Documentname"/>
              <w:spacing w:after="0"/>
              <w:rPr>
                <w:rFonts w:ascii="AvantGarde" w:hAnsi="AvantGarde" w:cs="Arial"/>
              </w:rPr>
            </w:pPr>
            <w:proofErr w:type="spellStart"/>
            <w:r>
              <w:rPr>
                <w:rFonts w:ascii="AvantGarde" w:hAnsi="AvantGarde" w:cs="Arial"/>
              </w:rPr>
              <w:t>Kamrun</w:t>
            </w:r>
            <w:proofErr w:type="spellEnd"/>
            <w:r>
              <w:rPr>
                <w:rFonts w:ascii="AvantGarde" w:hAnsi="AvantGarde" w:cs="Arial"/>
              </w:rPr>
              <w:t xml:space="preserve"> </w:t>
            </w:r>
            <w:proofErr w:type="spellStart"/>
            <w:r>
              <w:rPr>
                <w:rFonts w:ascii="AvantGarde" w:hAnsi="AvantGarde" w:cs="Arial"/>
              </w:rPr>
              <w:t>Nahar</w:t>
            </w:r>
            <w:proofErr w:type="spellEnd"/>
          </w:p>
        </w:tc>
      </w:tr>
      <w:tr w:rsidR="0084044C" w:rsidRPr="001D72AA" w14:paraId="71E593F7" w14:textId="77777777" w:rsidTr="00F724E7">
        <w:trPr>
          <w:trHeight w:val="288"/>
        </w:trPr>
        <w:tc>
          <w:tcPr>
            <w:tcW w:w="2311" w:type="dxa"/>
            <w:shd w:val="clear" w:color="auto" w:fill="auto"/>
            <w:vAlign w:val="center"/>
          </w:tcPr>
          <w:p w14:paraId="18A375C0" w14:textId="77777777" w:rsidR="0084044C" w:rsidRPr="001D72AA" w:rsidRDefault="0084044C" w:rsidP="0084044C">
            <w:pPr>
              <w:pStyle w:val="Bodycopybold"/>
            </w:pPr>
            <w:r w:rsidRPr="001D72AA">
              <w:t xml:space="preserve">Document Objective </w:t>
            </w:r>
          </w:p>
        </w:tc>
        <w:tc>
          <w:tcPr>
            <w:tcW w:w="6928" w:type="dxa"/>
            <w:vAlign w:val="center"/>
          </w:tcPr>
          <w:p w14:paraId="51E8FAAD" w14:textId="77777777" w:rsidR="0084044C" w:rsidRPr="001D72AA" w:rsidRDefault="0084044C" w:rsidP="0084044C">
            <w:pPr>
              <w:pStyle w:val="Bodycopy"/>
              <w:spacing w:after="0"/>
              <w:rPr>
                <w:rFonts w:ascii="AvantGarde" w:hAnsi="AvantGarde" w:cs="Arial"/>
                <w:color w:val="auto"/>
              </w:rPr>
            </w:pPr>
          </w:p>
        </w:tc>
      </w:tr>
      <w:tr w:rsidR="0084044C" w:rsidRPr="001D72AA" w14:paraId="383DDA23" w14:textId="77777777" w:rsidTr="00F724E7">
        <w:trPr>
          <w:trHeight w:val="288"/>
        </w:trPr>
        <w:tc>
          <w:tcPr>
            <w:tcW w:w="2311" w:type="dxa"/>
            <w:shd w:val="clear" w:color="auto" w:fill="auto"/>
            <w:vAlign w:val="center"/>
          </w:tcPr>
          <w:p w14:paraId="0F6A51C3" w14:textId="77777777" w:rsidR="0084044C" w:rsidRPr="001D72AA" w:rsidRDefault="0084044C" w:rsidP="0084044C">
            <w:pPr>
              <w:pStyle w:val="Bodycopybold"/>
            </w:pPr>
            <w:r w:rsidRPr="001D72AA">
              <w:t xml:space="preserve">Document Owner </w:t>
            </w:r>
          </w:p>
        </w:tc>
        <w:tc>
          <w:tcPr>
            <w:tcW w:w="6928" w:type="dxa"/>
            <w:vAlign w:val="center"/>
          </w:tcPr>
          <w:p w14:paraId="7CCF5005" w14:textId="77777777" w:rsidR="0084044C" w:rsidRPr="001D72AA" w:rsidRDefault="0084044C" w:rsidP="0084044C">
            <w:pPr>
              <w:pStyle w:val="Bodycopy"/>
              <w:spacing w:after="0"/>
              <w:rPr>
                <w:rFonts w:ascii="AvantGarde" w:hAnsi="AvantGarde" w:cs="Arial"/>
                <w:color w:val="auto"/>
              </w:rPr>
            </w:pPr>
          </w:p>
        </w:tc>
      </w:tr>
      <w:tr w:rsidR="0084044C" w:rsidRPr="001D72AA" w14:paraId="03D052DB" w14:textId="77777777" w:rsidTr="00F724E7">
        <w:trPr>
          <w:trHeight w:val="288"/>
        </w:trPr>
        <w:tc>
          <w:tcPr>
            <w:tcW w:w="2311" w:type="dxa"/>
            <w:shd w:val="clear" w:color="auto" w:fill="auto"/>
            <w:vAlign w:val="center"/>
          </w:tcPr>
          <w:p w14:paraId="37E6302E" w14:textId="77777777" w:rsidR="0084044C" w:rsidRPr="001D72AA" w:rsidRDefault="0084044C" w:rsidP="0084044C">
            <w:pPr>
              <w:pStyle w:val="Bodycopybold"/>
            </w:pPr>
            <w:r w:rsidRPr="001D72AA">
              <w:t xml:space="preserve">Document Location </w:t>
            </w:r>
          </w:p>
        </w:tc>
        <w:tc>
          <w:tcPr>
            <w:tcW w:w="6928" w:type="dxa"/>
            <w:vAlign w:val="center"/>
          </w:tcPr>
          <w:p w14:paraId="14D328C9" w14:textId="77777777" w:rsidR="0084044C" w:rsidRPr="001D72AA" w:rsidRDefault="0084044C" w:rsidP="0084044C">
            <w:pPr>
              <w:pStyle w:val="Bodycopy"/>
              <w:spacing w:after="0"/>
              <w:rPr>
                <w:rFonts w:ascii="AvantGarde" w:hAnsi="AvantGarde" w:cs="Arial"/>
                <w:color w:val="auto"/>
              </w:rPr>
            </w:pPr>
          </w:p>
        </w:tc>
      </w:tr>
      <w:tr w:rsidR="0084044C" w:rsidRPr="001D72AA" w14:paraId="6A374365" w14:textId="77777777" w:rsidTr="00F724E7">
        <w:trPr>
          <w:trHeight w:val="288"/>
        </w:trPr>
        <w:tc>
          <w:tcPr>
            <w:tcW w:w="2311" w:type="dxa"/>
            <w:shd w:val="clear" w:color="auto" w:fill="auto"/>
            <w:vAlign w:val="center"/>
          </w:tcPr>
          <w:p w14:paraId="6A0758FF" w14:textId="77777777" w:rsidR="0084044C" w:rsidRPr="001D72AA" w:rsidRDefault="0084044C" w:rsidP="0084044C">
            <w:pPr>
              <w:pStyle w:val="Bodycopybold"/>
            </w:pPr>
            <w:r w:rsidRPr="001D72AA">
              <w:t xml:space="preserve">Document Version </w:t>
            </w:r>
          </w:p>
        </w:tc>
        <w:tc>
          <w:tcPr>
            <w:tcW w:w="6928" w:type="dxa"/>
            <w:vAlign w:val="center"/>
          </w:tcPr>
          <w:p w14:paraId="36EE2CBE" w14:textId="77777777" w:rsidR="0084044C" w:rsidRPr="001D72AA" w:rsidRDefault="0084044C" w:rsidP="0084044C">
            <w:pPr>
              <w:pStyle w:val="Bodycopy"/>
              <w:spacing w:after="0"/>
              <w:rPr>
                <w:rFonts w:ascii="AvantGarde" w:hAnsi="AvantGarde" w:cs="Arial"/>
                <w:color w:val="auto"/>
              </w:rPr>
            </w:pPr>
            <w:r>
              <w:rPr>
                <w:rFonts w:ascii="AvantGarde" w:hAnsi="AvantGarde" w:cs="Arial"/>
                <w:color w:val="auto"/>
              </w:rPr>
              <w:t>1.0</w:t>
            </w:r>
          </w:p>
        </w:tc>
      </w:tr>
      <w:tr w:rsidR="0084044C" w:rsidRPr="001D72AA" w14:paraId="02697EE6" w14:textId="77777777" w:rsidTr="00F724E7">
        <w:trPr>
          <w:trHeight w:val="288"/>
        </w:trPr>
        <w:tc>
          <w:tcPr>
            <w:tcW w:w="2311" w:type="dxa"/>
            <w:shd w:val="clear" w:color="auto" w:fill="auto"/>
            <w:vAlign w:val="center"/>
          </w:tcPr>
          <w:p w14:paraId="652179BE" w14:textId="77777777" w:rsidR="0084044C" w:rsidRPr="001D72AA" w:rsidRDefault="0084044C" w:rsidP="0084044C">
            <w:pPr>
              <w:pStyle w:val="Bodycopybold"/>
            </w:pPr>
            <w:r w:rsidRPr="001D72AA">
              <w:t xml:space="preserve">Release Date </w:t>
            </w:r>
          </w:p>
        </w:tc>
        <w:tc>
          <w:tcPr>
            <w:tcW w:w="6928" w:type="dxa"/>
            <w:vAlign w:val="center"/>
          </w:tcPr>
          <w:p w14:paraId="5048581F" w14:textId="77777777" w:rsidR="0084044C" w:rsidRPr="001D72AA" w:rsidRDefault="0084044C" w:rsidP="0084044C">
            <w:pPr>
              <w:pStyle w:val="Bodycopy"/>
              <w:spacing w:after="0"/>
              <w:rPr>
                <w:rFonts w:ascii="AvantGarde" w:hAnsi="AvantGarde" w:cs="Arial"/>
                <w:color w:val="auto"/>
              </w:rPr>
            </w:pPr>
          </w:p>
        </w:tc>
      </w:tr>
    </w:tbl>
    <w:p w14:paraId="2435E4AB" w14:textId="77777777" w:rsidR="00D30370" w:rsidRPr="001D72AA" w:rsidRDefault="00D30370" w:rsidP="00D30370">
      <w:pPr>
        <w:rPr>
          <w:rFonts w:ascii="AvantGarde" w:hAnsi="AvantGarde"/>
        </w:rPr>
      </w:pPr>
    </w:p>
    <w:tbl>
      <w:tblPr>
        <w:tblW w:w="9239" w:type="dxa"/>
        <w:tblInd w:w="144" w:type="dxa"/>
        <w:tblBorders>
          <w:top w:val="single" w:sz="4" w:space="0" w:color="002776"/>
          <w:left w:val="single" w:sz="4" w:space="0" w:color="002776"/>
          <w:bottom w:val="single" w:sz="4" w:space="0" w:color="002776"/>
          <w:right w:val="single" w:sz="4" w:space="0" w:color="002776"/>
          <w:insideH w:val="single" w:sz="4" w:space="0" w:color="002776"/>
          <w:insideV w:val="single" w:sz="4" w:space="0" w:color="002776"/>
        </w:tblBorders>
        <w:tblLayout w:type="fixed"/>
        <w:tblCellMar>
          <w:top w:w="14" w:type="dxa"/>
          <w:left w:w="115" w:type="dxa"/>
          <w:bottom w:w="14" w:type="dxa"/>
          <w:right w:w="115" w:type="dxa"/>
        </w:tblCellMar>
        <w:tblLook w:val="0000" w:firstRow="0" w:lastRow="0" w:firstColumn="0" w:lastColumn="0" w:noHBand="0" w:noVBand="0"/>
      </w:tblPr>
      <w:tblGrid>
        <w:gridCol w:w="2311"/>
        <w:gridCol w:w="6928"/>
      </w:tblGrid>
      <w:tr w:rsidR="0084044C" w:rsidRPr="001D72AA" w14:paraId="1C63F799" w14:textId="77777777" w:rsidTr="00F724E7">
        <w:trPr>
          <w:trHeight w:val="288"/>
        </w:trPr>
        <w:tc>
          <w:tcPr>
            <w:tcW w:w="2311" w:type="dxa"/>
            <w:tcBorders>
              <w:top w:val="single" w:sz="4" w:space="0" w:color="002776"/>
              <w:left w:val="single" w:sz="4" w:space="0" w:color="002776"/>
              <w:bottom w:val="single" w:sz="4" w:space="0" w:color="002776"/>
              <w:right w:val="single" w:sz="4" w:space="0" w:color="002776"/>
            </w:tcBorders>
            <w:shd w:val="clear" w:color="auto" w:fill="auto"/>
            <w:vAlign w:val="center"/>
          </w:tcPr>
          <w:p w14:paraId="429246EB" w14:textId="77777777" w:rsidR="0084044C" w:rsidRPr="001D72AA" w:rsidRDefault="0084044C" w:rsidP="0084044C">
            <w:pPr>
              <w:pStyle w:val="Bodycopybold"/>
            </w:pPr>
            <w:r w:rsidRPr="001D72AA">
              <w:t xml:space="preserve">Review by </w:t>
            </w:r>
          </w:p>
        </w:tc>
        <w:tc>
          <w:tcPr>
            <w:tcW w:w="6928" w:type="dxa"/>
            <w:tcBorders>
              <w:top w:val="single" w:sz="4" w:space="0" w:color="002776"/>
              <w:left w:val="single" w:sz="4" w:space="0" w:color="002776"/>
              <w:bottom w:val="single" w:sz="4" w:space="0" w:color="002776"/>
              <w:right w:val="single" w:sz="4" w:space="0" w:color="002776"/>
            </w:tcBorders>
            <w:vAlign w:val="center"/>
          </w:tcPr>
          <w:p w14:paraId="00B78B34" w14:textId="77777777" w:rsidR="0084044C" w:rsidRPr="001D72AA" w:rsidRDefault="0084044C" w:rsidP="0084044C">
            <w:pPr>
              <w:pStyle w:val="Documentname"/>
              <w:spacing w:after="0"/>
              <w:rPr>
                <w:rFonts w:ascii="AvantGarde" w:hAnsi="AvantGarde" w:cs="Arial"/>
              </w:rPr>
            </w:pPr>
            <w:r w:rsidRPr="0084044C">
              <w:rPr>
                <w:rFonts w:ascii="AvantGarde" w:hAnsi="AvantGarde" w:cs="Arial"/>
              </w:rPr>
              <w:t>Matiar Rahman</w:t>
            </w:r>
          </w:p>
        </w:tc>
      </w:tr>
      <w:tr w:rsidR="00A45F53" w:rsidRPr="001D72AA" w14:paraId="4251BAEF" w14:textId="77777777" w:rsidTr="00F724E7">
        <w:trPr>
          <w:trHeight w:val="288"/>
        </w:trPr>
        <w:tc>
          <w:tcPr>
            <w:tcW w:w="2311" w:type="dxa"/>
            <w:tcBorders>
              <w:top w:val="single" w:sz="4" w:space="0" w:color="002776"/>
              <w:left w:val="single" w:sz="4" w:space="0" w:color="002776"/>
              <w:bottom w:val="single" w:sz="4" w:space="0" w:color="002776"/>
              <w:right w:val="single" w:sz="4" w:space="0" w:color="002776"/>
            </w:tcBorders>
            <w:shd w:val="clear" w:color="auto" w:fill="auto"/>
            <w:vAlign w:val="center"/>
          </w:tcPr>
          <w:p w14:paraId="421E7AC8" w14:textId="77777777" w:rsidR="00A45F53" w:rsidRPr="001D72AA" w:rsidRDefault="00A45F53" w:rsidP="00A45F53">
            <w:pPr>
              <w:pStyle w:val="Bodycopybold"/>
            </w:pPr>
            <w:r w:rsidRPr="001D72AA">
              <w:t xml:space="preserve">Review Date </w:t>
            </w:r>
          </w:p>
        </w:tc>
        <w:tc>
          <w:tcPr>
            <w:tcW w:w="6928" w:type="dxa"/>
            <w:tcBorders>
              <w:top w:val="single" w:sz="4" w:space="0" w:color="002776"/>
              <w:left w:val="single" w:sz="4" w:space="0" w:color="002776"/>
              <w:bottom w:val="single" w:sz="4" w:space="0" w:color="002776"/>
              <w:right w:val="single" w:sz="4" w:space="0" w:color="002776"/>
            </w:tcBorders>
            <w:vAlign w:val="center"/>
          </w:tcPr>
          <w:p w14:paraId="2659139A" w14:textId="77777777" w:rsidR="00A45F53" w:rsidRPr="001D72AA" w:rsidRDefault="00A45F53" w:rsidP="00A45F53">
            <w:pPr>
              <w:pStyle w:val="Documentname"/>
              <w:spacing w:after="0"/>
              <w:rPr>
                <w:rFonts w:ascii="AvantGarde" w:hAnsi="AvantGarde" w:cs="Arial"/>
              </w:rPr>
            </w:pPr>
            <w:r>
              <w:rPr>
                <w:rFonts w:ascii="AvantGarde" w:hAnsi="AvantGarde" w:cs="Arial"/>
              </w:rPr>
              <w:t>Jan 16, 2017</w:t>
            </w:r>
          </w:p>
        </w:tc>
      </w:tr>
      <w:tr w:rsidR="00A45F53" w:rsidRPr="001D72AA" w14:paraId="6BD65592" w14:textId="77777777" w:rsidTr="00F724E7">
        <w:trPr>
          <w:trHeight w:val="288"/>
        </w:trPr>
        <w:tc>
          <w:tcPr>
            <w:tcW w:w="2311" w:type="dxa"/>
            <w:tcBorders>
              <w:top w:val="single" w:sz="4" w:space="0" w:color="002776"/>
              <w:left w:val="single" w:sz="4" w:space="0" w:color="002776"/>
              <w:bottom w:val="single" w:sz="4" w:space="0" w:color="002776"/>
              <w:right w:val="single" w:sz="4" w:space="0" w:color="002776"/>
            </w:tcBorders>
            <w:shd w:val="clear" w:color="auto" w:fill="auto"/>
            <w:vAlign w:val="center"/>
          </w:tcPr>
          <w:p w14:paraId="547D414F" w14:textId="77777777" w:rsidR="00A45F53" w:rsidRPr="001D72AA" w:rsidRDefault="00A45F53" w:rsidP="00A45F53">
            <w:pPr>
              <w:pStyle w:val="Bodycopybold"/>
            </w:pPr>
            <w:r w:rsidRPr="001D72AA">
              <w:t>Approved By</w:t>
            </w:r>
          </w:p>
        </w:tc>
        <w:tc>
          <w:tcPr>
            <w:tcW w:w="6928" w:type="dxa"/>
            <w:tcBorders>
              <w:top w:val="single" w:sz="4" w:space="0" w:color="002776"/>
              <w:left w:val="single" w:sz="4" w:space="0" w:color="002776"/>
              <w:bottom w:val="single" w:sz="4" w:space="0" w:color="002776"/>
              <w:right w:val="single" w:sz="4" w:space="0" w:color="002776"/>
            </w:tcBorders>
            <w:vAlign w:val="center"/>
          </w:tcPr>
          <w:p w14:paraId="643F4F69" w14:textId="77777777" w:rsidR="00A45F53" w:rsidRPr="001D72AA" w:rsidRDefault="00A45F53" w:rsidP="00A45F53">
            <w:pPr>
              <w:pStyle w:val="Bodycopy"/>
              <w:spacing w:after="0"/>
              <w:rPr>
                <w:rFonts w:ascii="AvantGarde" w:hAnsi="AvantGarde" w:cs="Arial"/>
                <w:color w:val="auto"/>
              </w:rPr>
            </w:pPr>
          </w:p>
        </w:tc>
      </w:tr>
      <w:tr w:rsidR="00A45F53" w:rsidRPr="001D72AA" w14:paraId="7C2FEA53" w14:textId="77777777" w:rsidTr="00F724E7">
        <w:trPr>
          <w:trHeight w:val="288"/>
        </w:trPr>
        <w:tc>
          <w:tcPr>
            <w:tcW w:w="2311" w:type="dxa"/>
            <w:tcBorders>
              <w:top w:val="single" w:sz="4" w:space="0" w:color="002776"/>
              <w:left w:val="single" w:sz="4" w:space="0" w:color="002776"/>
              <w:bottom w:val="single" w:sz="4" w:space="0" w:color="002776"/>
              <w:right w:val="single" w:sz="4" w:space="0" w:color="002776"/>
            </w:tcBorders>
            <w:shd w:val="clear" w:color="auto" w:fill="auto"/>
            <w:vAlign w:val="center"/>
          </w:tcPr>
          <w:p w14:paraId="189DA77F" w14:textId="77777777" w:rsidR="00A45F53" w:rsidRPr="001D72AA" w:rsidRDefault="00A45F53" w:rsidP="00A45F53">
            <w:pPr>
              <w:pStyle w:val="Bodycopybold"/>
            </w:pPr>
            <w:r w:rsidRPr="001D72AA">
              <w:t>Approval Date</w:t>
            </w:r>
          </w:p>
        </w:tc>
        <w:tc>
          <w:tcPr>
            <w:tcW w:w="6928" w:type="dxa"/>
            <w:tcBorders>
              <w:top w:val="single" w:sz="4" w:space="0" w:color="002776"/>
              <w:left w:val="single" w:sz="4" w:space="0" w:color="002776"/>
              <w:bottom w:val="single" w:sz="4" w:space="0" w:color="002776"/>
              <w:right w:val="single" w:sz="4" w:space="0" w:color="002776"/>
            </w:tcBorders>
            <w:vAlign w:val="center"/>
          </w:tcPr>
          <w:p w14:paraId="732F6483" w14:textId="77777777" w:rsidR="00A45F53" w:rsidRPr="001D72AA" w:rsidRDefault="00A45F53" w:rsidP="00A45F53">
            <w:pPr>
              <w:pStyle w:val="Bodycopy"/>
              <w:spacing w:after="0"/>
              <w:rPr>
                <w:rFonts w:ascii="AvantGarde" w:hAnsi="AvantGarde" w:cs="Arial"/>
                <w:color w:val="auto"/>
              </w:rPr>
            </w:pPr>
          </w:p>
        </w:tc>
      </w:tr>
    </w:tbl>
    <w:p w14:paraId="553D725B" w14:textId="77777777" w:rsidR="00D30370" w:rsidRDefault="00D30370" w:rsidP="00A62A68">
      <w:pPr>
        <w:jc w:val="both"/>
      </w:pPr>
    </w:p>
    <w:p w14:paraId="3158DECE" w14:textId="77777777" w:rsidR="002C2A7C" w:rsidRPr="001D72AA" w:rsidRDefault="002C2A7C" w:rsidP="00A74FA5">
      <w:pPr>
        <w:pStyle w:val="Subtitle"/>
        <w:numPr>
          <w:ilvl w:val="0"/>
          <w:numId w:val="7"/>
        </w:numPr>
        <w:ind w:left="450"/>
      </w:pPr>
      <w:bookmarkStart w:id="2" w:name="_Toc314731208"/>
      <w:bookmarkStart w:id="3" w:name="_Toc471908381"/>
      <w:r w:rsidRPr="001D72AA">
        <w:lastRenderedPageBreak/>
        <w:t>Document History</w:t>
      </w:r>
      <w:bookmarkEnd w:id="2"/>
      <w:bookmarkEnd w:id="3"/>
      <w:r w:rsidRPr="001D72AA">
        <w:t xml:space="preserve"> </w:t>
      </w:r>
    </w:p>
    <w:tbl>
      <w:tblPr>
        <w:tblW w:w="92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260"/>
        <w:gridCol w:w="1440"/>
        <w:gridCol w:w="1350"/>
        <w:gridCol w:w="990"/>
        <w:gridCol w:w="2250"/>
        <w:gridCol w:w="1980"/>
      </w:tblGrid>
      <w:tr w:rsidR="002C2A7C" w:rsidRPr="001D72AA" w14:paraId="74FEF944" w14:textId="77777777" w:rsidTr="00F724E7">
        <w:trPr>
          <w:trHeight w:val="314"/>
        </w:trPr>
        <w:tc>
          <w:tcPr>
            <w:tcW w:w="9270" w:type="dxa"/>
            <w:gridSpan w:val="6"/>
          </w:tcPr>
          <w:p w14:paraId="39686532" w14:textId="77777777" w:rsidR="002C2A7C" w:rsidRPr="001D72AA" w:rsidRDefault="002C2A7C" w:rsidP="00F724E7">
            <w:pPr>
              <w:pStyle w:val="Bodycopybold"/>
            </w:pPr>
            <w:r w:rsidRPr="001D72AA">
              <w:t>A=Added, M=Modified, D=Delete</w:t>
            </w:r>
          </w:p>
        </w:tc>
      </w:tr>
      <w:tr w:rsidR="002C2A7C" w:rsidRPr="001D72AA" w14:paraId="43E83701" w14:textId="77777777" w:rsidTr="00F724E7">
        <w:tc>
          <w:tcPr>
            <w:tcW w:w="1260" w:type="dxa"/>
          </w:tcPr>
          <w:p w14:paraId="74AD9831" w14:textId="77777777" w:rsidR="002C2A7C" w:rsidRPr="001D72AA" w:rsidRDefault="002C2A7C" w:rsidP="00F724E7">
            <w:pPr>
              <w:jc w:val="center"/>
              <w:rPr>
                <w:rFonts w:ascii="AvantGarde" w:eastAsia="Times" w:hAnsi="AvantGarde" w:cs="Times New Roman"/>
                <w:b/>
                <w:sz w:val="18"/>
                <w:szCs w:val="18"/>
              </w:rPr>
            </w:pPr>
            <w:r w:rsidRPr="001D72AA">
              <w:rPr>
                <w:rFonts w:ascii="AvantGarde" w:eastAsia="Times" w:hAnsi="AvantGarde" w:cs="Times New Roman"/>
                <w:b/>
                <w:sz w:val="18"/>
                <w:szCs w:val="18"/>
              </w:rPr>
              <w:t>Version No</w:t>
            </w:r>
          </w:p>
        </w:tc>
        <w:tc>
          <w:tcPr>
            <w:tcW w:w="1440" w:type="dxa"/>
          </w:tcPr>
          <w:p w14:paraId="42B47E9F" w14:textId="77777777" w:rsidR="002C2A7C" w:rsidRPr="001D72AA" w:rsidRDefault="002C2A7C" w:rsidP="00F724E7">
            <w:pPr>
              <w:jc w:val="center"/>
              <w:rPr>
                <w:rFonts w:ascii="AvantGarde" w:eastAsia="Times" w:hAnsi="AvantGarde" w:cs="Times New Roman"/>
                <w:b/>
                <w:sz w:val="18"/>
                <w:szCs w:val="18"/>
              </w:rPr>
            </w:pPr>
            <w:r w:rsidRPr="001D72AA">
              <w:rPr>
                <w:rFonts w:ascii="AvantGarde" w:eastAsia="Times" w:hAnsi="AvantGarde" w:cs="Times New Roman"/>
                <w:b/>
                <w:sz w:val="18"/>
                <w:szCs w:val="18"/>
              </w:rPr>
              <w:t>Date</w:t>
            </w:r>
          </w:p>
        </w:tc>
        <w:tc>
          <w:tcPr>
            <w:tcW w:w="1350" w:type="dxa"/>
          </w:tcPr>
          <w:p w14:paraId="216A661E" w14:textId="77777777" w:rsidR="002C2A7C" w:rsidRPr="001D72AA" w:rsidRDefault="002C2A7C" w:rsidP="00F724E7">
            <w:pPr>
              <w:jc w:val="center"/>
              <w:rPr>
                <w:rFonts w:ascii="AvantGarde" w:eastAsia="Times" w:hAnsi="AvantGarde" w:cs="Times New Roman"/>
                <w:b/>
                <w:sz w:val="18"/>
                <w:szCs w:val="18"/>
              </w:rPr>
            </w:pPr>
            <w:r w:rsidRPr="001D72AA">
              <w:rPr>
                <w:rFonts w:ascii="AvantGarde" w:eastAsia="Times" w:hAnsi="AvantGarde" w:cs="Times New Roman"/>
                <w:b/>
                <w:sz w:val="18"/>
                <w:szCs w:val="18"/>
              </w:rPr>
              <w:t>Section No</w:t>
            </w:r>
          </w:p>
        </w:tc>
        <w:tc>
          <w:tcPr>
            <w:tcW w:w="990" w:type="dxa"/>
          </w:tcPr>
          <w:p w14:paraId="09DC43E6" w14:textId="77777777" w:rsidR="002C2A7C" w:rsidRPr="001D72AA" w:rsidRDefault="002C2A7C" w:rsidP="00F724E7">
            <w:pPr>
              <w:jc w:val="center"/>
              <w:rPr>
                <w:rFonts w:ascii="AvantGarde" w:eastAsia="Times" w:hAnsi="AvantGarde" w:cs="Times New Roman"/>
                <w:b/>
                <w:sz w:val="18"/>
                <w:szCs w:val="18"/>
              </w:rPr>
            </w:pPr>
            <w:r w:rsidRPr="001D72AA">
              <w:rPr>
                <w:rFonts w:ascii="AvantGarde" w:eastAsia="Times" w:hAnsi="AvantGarde" w:cs="Times New Roman"/>
                <w:b/>
                <w:sz w:val="18"/>
                <w:szCs w:val="18"/>
              </w:rPr>
              <w:t>A/M/D</w:t>
            </w:r>
          </w:p>
        </w:tc>
        <w:tc>
          <w:tcPr>
            <w:tcW w:w="2250" w:type="dxa"/>
          </w:tcPr>
          <w:p w14:paraId="62258E77" w14:textId="77777777" w:rsidR="002C2A7C" w:rsidRPr="001D72AA" w:rsidRDefault="002C2A7C" w:rsidP="00F724E7">
            <w:pPr>
              <w:jc w:val="center"/>
              <w:rPr>
                <w:rFonts w:ascii="AvantGarde" w:eastAsia="Times" w:hAnsi="AvantGarde" w:cs="Times New Roman"/>
                <w:b/>
                <w:sz w:val="18"/>
                <w:szCs w:val="18"/>
              </w:rPr>
            </w:pPr>
            <w:r w:rsidRPr="001D72AA">
              <w:rPr>
                <w:rFonts w:ascii="AvantGarde" w:eastAsia="Times" w:hAnsi="AvantGarde" w:cs="Times New Roman"/>
                <w:b/>
                <w:sz w:val="18"/>
                <w:szCs w:val="18"/>
              </w:rPr>
              <w:t>Description of Change</w:t>
            </w:r>
          </w:p>
        </w:tc>
        <w:tc>
          <w:tcPr>
            <w:tcW w:w="1980" w:type="dxa"/>
          </w:tcPr>
          <w:p w14:paraId="55D7691C" w14:textId="77777777" w:rsidR="002C2A7C" w:rsidRPr="001D72AA" w:rsidRDefault="002C2A7C" w:rsidP="00F724E7">
            <w:pPr>
              <w:jc w:val="center"/>
              <w:rPr>
                <w:rFonts w:ascii="AvantGarde" w:eastAsia="Times" w:hAnsi="AvantGarde" w:cs="Times New Roman"/>
                <w:b/>
                <w:sz w:val="18"/>
                <w:szCs w:val="18"/>
              </w:rPr>
            </w:pPr>
            <w:r w:rsidRPr="001D72AA">
              <w:rPr>
                <w:rFonts w:ascii="AvantGarde" w:eastAsia="Times" w:hAnsi="AvantGarde" w:cs="Times New Roman"/>
                <w:b/>
                <w:sz w:val="18"/>
                <w:szCs w:val="18"/>
              </w:rPr>
              <w:t>Author</w:t>
            </w:r>
          </w:p>
        </w:tc>
      </w:tr>
      <w:tr w:rsidR="002C2A7C" w:rsidRPr="001D72AA" w14:paraId="0487E952" w14:textId="77777777" w:rsidTr="00F724E7">
        <w:trPr>
          <w:trHeight w:val="287"/>
        </w:trPr>
        <w:tc>
          <w:tcPr>
            <w:tcW w:w="1260" w:type="dxa"/>
          </w:tcPr>
          <w:p w14:paraId="3E93076B" w14:textId="77777777" w:rsidR="002C2A7C" w:rsidRPr="001D72AA" w:rsidRDefault="002C2A7C" w:rsidP="00F724E7">
            <w:pPr>
              <w:jc w:val="center"/>
              <w:rPr>
                <w:rFonts w:ascii="AvantGarde" w:hAnsi="AvantGarde"/>
                <w:sz w:val="18"/>
                <w:szCs w:val="18"/>
              </w:rPr>
            </w:pPr>
            <w:r>
              <w:rPr>
                <w:rFonts w:ascii="AvantGarde" w:hAnsi="AvantGarde"/>
                <w:sz w:val="18"/>
                <w:szCs w:val="18"/>
              </w:rPr>
              <w:t>1.0</w:t>
            </w:r>
          </w:p>
        </w:tc>
        <w:tc>
          <w:tcPr>
            <w:tcW w:w="1440" w:type="dxa"/>
          </w:tcPr>
          <w:p w14:paraId="2990567C" w14:textId="77777777" w:rsidR="002C2A7C" w:rsidRPr="001D72AA" w:rsidRDefault="00171F11" w:rsidP="00F724E7">
            <w:pPr>
              <w:jc w:val="center"/>
              <w:rPr>
                <w:rFonts w:ascii="AvantGarde" w:hAnsi="AvantGarde"/>
                <w:sz w:val="18"/>
                <w:szCs w:val="18"/>
              </w:rPr>
            </w:pPr>
            <w:r>
              <w:rPr>
                <w:rFonts w:ascii="AvantGarde" w:hAnsi="AvantGarde"/>
                <w:sz w:val="18"/>
                <w:szCs w:val="18"/>
              </w:rPr>
              <w:t>11</w:t>
            </w:r>
            <w:r w:rsidR="002C2A7C">
              <w:rPr>
                <w:rFonts w:ascii="AvantGarde" w:hAnsi="AvantGarde"/>
                <w:sz w:val="18"/>
                <w:szCs w:val="18"/>
              </w:rPr>
              <w:t>-Jan-2017</w:t>
            </w:r>
          </w:p>
        </w:tc>
        <w:tc>
          <w:tcPr>
            <w:tcW w:w="1350" w:type="dxa"/>
          </w:tcPr>
          <w:p w14:paraId="215298E2" w14:textId="77777777" w:rsidR="002C2A7C" w:rsidRPr="001D72AA" w:rsidRDefault="002C2A7C" w:rsidP="00F724E7">
            <w:pPr>
              <w:jc w:val="center"/>
              <w:rPr>
                <w:rFonts w:ascii="AvantGarde" w:hAnsi="AvantGarde"/>
                <w:sz w:val="18"/>
                <w:szCs w:val="18"/>
              </w:rPr>
            </w:pPr>
          </w:p>
        </w:tc>
        <w:tc>
          <w:tcPr>
            <w:tcW w:w="990" w:type="dxa"/>
          </w:tcPr>
          <w:p w14:paraId="78BFD4AA" w14:textId="77777777" w:rsidR="002C2A7C" w:rsidRPr="001D72AA" w:rsidRDefault="00F87AF9" w:rsidP="00F724E7">
            <w:pPr>
              <w:jc w:val="center"/>
              <w:rPr>
                <w:rFonts w:ascii="AvantGarde" w:hAnsi="AvantGarde"/>
                <w:sz w:val="18"/>
                <w:szCs w:val="18"/>
              </w:rPr>
            </w:pPr>
            <w:r>
              <w:rPr>
                <w:rFonts w:ascii="AvantGarde" w:hAnsi="AvantGarde"/>
                <w:sz w:val="18"/>
                <w:szCs w:val="18"/>
              </w:rPr>
              <w:t>A</w:t>
            </w:r>
          </w:p>
        </w:tc>
        <w:tc>
          <w:tcPr>
            <w:tcW w:w="2250" w:type="dxa"/>
          </w:tcPr>
          <w:p w14:paraId="724E714B" w14:textId="77777777" w:rsidR="002C2A7C" w:rsidRPr="001D72AA" w:rsidRDefault="00B40D96" w:rsidP="00F724E7">
            <w:pPr>
              <w:rPr>
                <w:rFonts w:ascii="AvantGarde" w:hAnsi="AvantGarde"/>
                <w:sz w:val="18"/>
                <w:szCs w:val="18"/>
              </w:rPr>
            </w:pPr>
            <w:r>
              <w:rPr>
                <w:rFonts w:ascii="AvantGarde" w:hAnsi="AvantGarde"/>
                <w:sz w:val="18"/>
                <w:szCs w:val="18"/>
              </w:rPr>
              <w:t>Initial</w:t>
            </w:r>
          </w:p>
        </w:tc>
        <w:tc>
          <w:tcPr>
            <w:tcW w:w="1980" w:type="dxa"/>
          </w:tcPr>
          <w:p w14:paraId="465D4E0B" w14:textId="77777777" w:rsidR="002C2A7C" w:rsidRPr="001D72AA" w:rsidRDefault="00F87AF9" w:rsidP="00F724E7">
            <w:pPr>
              <w:jc w:val="center"/>
              <w:rPr>
                <w:rFonts w:ascii="AvantGarde" w:hAnsi="AvantGarde"/>
                <w:sz w:val="18"/>
                <w:szCs w:val="18"/>
              </w:rPr>
            </w:pPr>
            <w:proofErr w:type="spellStart"/>
            <w:r>
              <w:rPr>
                <w:rFonts w:ascii="AvantGarde" w:hAnsi="AvantGarde"/>
                <w:sz w:val="18"/>
                <w:szCs w:val="18"/>
              </w:rPr>
              <w:t>Kamrun</w:t>
            </w:r>
            <w:proofErr w:type="spellEnd"/>
            <w:r>
              <w:rPr>
                <w:rFonts w:ascii="AvantGarde" w:hAnsi="AvantGarde"/>
                <w:sz w:val="18"/>
                <w:szCs w:val="18"/>
              </w:rPr>
              <w:t xml:space="preserve"> </w:t>
            </w:r>
            <w:proofErr w:type="spellStart"/>
            <w:r>
              <w:rPr>
                <w:rFonts w:ascii="AvantGarde" w:hAnsi="AvantGarde"/>
                <w:sz w:val="18"/>
                <w:szCs w:val="18"/>
              </w:rPr>
              <w:t>Nahar</w:t>
            </w:r>
            <w:proofErr w:type="spellEnd"/>
          </w:p>
        </w:tc>
      </w:tr>
      <w:tr w:rsidR="002C2A7C" w:rsidRPr="001D72AA" w14:paraId="17A11949" w14:textId="77777777" w:rsidTr="00F724E7">
        <w:tc>
          <w:tcPr>
            <w:tcW w:w="1260" w:type="dxa"/>
          </w:tcPr>
          <w:p w14:paraId="6D0EA2C9" w14:textId="77777777" w:rsidR="002C2A7C" w:rsidRPr="001D72AA" w:rsidRDefault="002C2A7C" w:rsidP="00F724E7">
            <w:pPr>
              <w:jc w:val="center"/>
              <w:rPr>
                <w:rFonts w:ascii="AvantGarde" w:hAnsi="AvantGarde"/>
                <w:sz w:val="18"/>
                <w:szCs w:val="18"/>
              </w:rPr>
            </w:pPr>
          </w:p>
        </w:tc>
        <w:tc>
          <w:tcPr>
            <w:tcW w:w="1440" w:type="dxa"/>
          </w:tcPr>
          <w:p w14:paraId="6587FB78" w14:textId="77777777" w:rsidR="002C2A7C" w:rsidRPr="001D72AA" w:rsidRDefault="002C2A7C" w:rsidP="00F724E7">
            <w:pPr>
              <w:jc w:val="center"/>
              <w:rPr>
                <w:rFonts w:ascii="AvantGarde" w:hAnsi="AvantGarde"/>
                <w:sz w:val="18"/>
                <w:szCs w:val="18"/>
              </w:rPr>
            </w:pPr>
          </w:p>
        </w:tc>
        <w:tc>
          <w:tcPr>
            <w:tcW w:w="1350" w:type="dxa"/>
          </w:tcPr>
          <w:p w14:paraId="2CC70D93" w14:textId="77777777" w:rsidR="002C2A7C" w:rsidRPr="001D72AA" w:rsidRDefault="002C2A7C" w:rsidP="00F724E7">
            <w:pPr>
              <w:jc w:val="center"/>
              <w:rPr>
                <w:rFonts w:ascii="AvantGarde" w:hAnsi="AvantGarde"/>
                <w:sz w:val="18"/>
                <w:szCs w:val="18"/>
              </w:rPr>
            </w:pPr>
          </w:p>
        </w:tc>
        <w:tc>
          <w:tcPr>
            <w:tcW w:w="990" w:type="dxa"/>
          </w:tcPr>
          <w:p w14:paraId="6B609837" w14:textId="77777777" w:rsidR="002C2A7C" w:rsidRPr="001D72AA" w:rsidRDefault="002C2A7C" w:rsidP="00F724E7">
            <w:pPr>
              <w:jc w:val="center"/>
              <w:rPr>
                <w:rFonts w:ascii="AvantGarde" w:hAnsi="AvantGarde"/>
                <w:sz w:val="18"/>
                <w:szCs w:val="18"/>
              </w:rPr>
            </w:pPr>
          </w:p>
        </w:tc>
        <w:tc>
          <w:tcPr>
            <w:tcW w:w="2250" w:type="dxa"/>
          </w:tcPr>
          <w:p w14:paraId="73BC71AF" w14:textId="77777777" w:rsidR="002C2A7C" w:rsidRPr="001D72AA" w:rsidRDefault="002C2A7C" w:rsidP="00F724E7">
            <w:pPr>
              <w:rPr>
                <w:rFonts w:ascii="AvantGarde" w:hAnsi="AvantGarde"/>
                <w:sz w:val="18"/>
                <w:szCs w:val="18"/>
              </w:rPr>
            </w:pPr>
          </w:p>
        </w:tc>
        <w:tc>
          <w:tcPr>
            <w:tcW w:w="1980" w:type="dxa"/>
          </w:tcPr>
          <w:p w14:paraId="1F624295" w14:textId="77777777" w:rsidR="002C2A7C" w:rsidRPr="001D72AA" w:rsidRDefault="002C2A7C" w:rsidP="00F724E7">
            <w:pPr>
              <w:jc w:val="center"/>
              <w:rPr>
                <w:rFonts w:ascii="AvantGarde" w:hAnsi="AvantGarde"/>
                <w:sz w:val="18"/>
                <w:szCs w:val="18"/>
              </w:rPr>
            </w:pPr>
          </w:p>
        </w:tc>
      </w:tr>
      <w:tr w:rsidR="002C2A7C" w:rsidRPr="001D72AA" w14:paraId="417D97D2" w14:textId="77777777" w:rsidTr="00F724E7">
        <w:tc>
          <w:tcPr>
            <w:tcW w:w="1260" w:type="dxa"/>
          </w:tcPr>
          <w:p w14:paraId="1A53C01E" w14:textId="77777777" w:rsidR="002C2A7C" w:rsidRPr="001D72AA" w:rsidRDefault="002C2A7C" w:rsidP="00F724E7">
            <w:pPr>
              <w:jc w:val="center"/>
              <w:rPr>
                <w:rFonts w:ascii="AvantGarde" w:hAnsi="AvantGarde"/>
                <w:sz w:val="18"/>
                <w:szCs w:val="18"/>
              </w:rPr>
            </w:pPr>
          </w:p>
        </w:tc>
        <w:tc>
          <w:tcPr>
            <w:tcW w:w="1440" w:type="dxa"/>
          </w:tcPr>
          <w:p w14:paraId="19FDF406" w14:textId="77777777" w:rsidR="002C2A7C" w:rsidRPr="001D72AA" w:rsidRDefault="002C2A7C" w:rsidP="00F724E7">
            <w:pPr>
              <w:jc w:val="center"/>
              <w:rPr>
                <w:rFonts w:ascii="AvantGarde" w:hAnsi="AvantGarde"/>
                <w:sz w:val="18"/>
                <w:szCs w:val="18"/>
              </w:rPr>
            </w:pPr>
          </w:p>
        </w:tc>
        <w:tc>
          <w:tcPr>
            <w:tcW w:w="1350" w:type="dxa"/>
          </w:tcPr>
          <w:p w14:paraId="3E875BB4" w14:textId="77777777" w:rsidR="002C2A7C" w:rsidRPr="001D72AA" w:rsidRDefault="002C2A7C" w:rsidP="00F724E7">
            <w:pPr>
              <w:jc w:val="center"/>
              <w:rPr>
                <w:rFonts w:ascii="AvantGarde" w:hAnsi="AvantGarde"/>
                <w:sz w:val="18"/>
                <w:szCs w:val="18"/>
              </w:rPr>
            </w:pPr>
          </w:p>
        </w:tc>
        <w:tc>
          <w:tcPr>
            <w:tcW w:w="990" w:type="dxa"/>
          </w:tcPr>
          <w:p w14:paraId="69D5D3D7" w14:textId="77777777" w:rsidR="002C2A7C" w:rsidRPr="001D72AA" w:rsidRDefault="002C2A7C" w:rsidP="00F724E7">
            <w:pPr>
              <w:jc w:val="center"/>
              <w:rPr>
                <w:rFonts w:ascii="AvantGarde" w:hAnsi="AvantGarde"/>
                <w:sz w:val="18"/>
                <w:szCs w:val="18"/>
              </w:rPr>
            </w:pPr>
          </w:p>
        </w:tc>
        <w:tc>
          <w:tcPr>
            <w:tcW w:w="2250" w:type="dxa"/>
          </w:tcPr>
          <w:p w14:paraId="4B2CDBF0" w14:textId="77777777" w:rsidR="002C2A7C" w:rsidRPr="001D72AA" w:rsidRDefault="002C2A7C" w:rsidP="00F724E7">
            <w:pPr>
              <w:jc w:val="center"/>
              <w:rPr>
                <w:rFonts w:ascii="AvantGarde" w:hAnsi="AvantGarde"/>
                <w:sz w:val="18"/>
                <w:szCs w:val="18"/>
              </w:rPr>
            </w:pPr>
          </w:p>
        </w:tc>
        <w:tc>
          <w:tcPr>
            <w:tcW w:w="1980" w:type="dxa"/>
          </w:tcPr>
          <w:p w14:paraId="12FE5132" w14:textId="77777777" w:rsidR="002C2A7C" w:rsidRPr="001D72AA" w:rsidRDefault="002C2A7C" w:rsidP="00F724E7">
            <w:pPr>
              <w:jc w:val="center"/>
              <w:rPr>
                <w:rFonts w:ascii="AvantGarde" w:hAnsi="AvantGarde"/>
                <w:sz w:val="18"/>
                <w:szCs w:val="18"/>
              </w:rPr>
            </w:pPr>
          </w:p>
        </w:tc>
      </w:tr>
    </w:tbl>
    <w:p w14:paraId="0A363706" w14:textId="77777777" w:rsidR="002C2A7C" w:rsidRPr="00797E89" w:rsidRDefault="002C2A7C" w:rsidP="002C2A7C">
      <w:pPr>
        <w:spacing w:before="120" w:after="120"/>
        <w:rPr>
          <w:rFonts w:ascii="AvantGarde" w:hAnsi="AvantGarde"/>
          <w:b/>
          <w:sz w:val="20"/>
          <w:szCs w:val="20"/>
        </w:rPr>
      </w:pPr>
    </w:p>
    <w:p w14:paraId="5CE98B96" w14:textId="77777777" w:rsidR="002C2A7C" w:rsidRDefault="002C2A7C" w:rsidP="00A62A68">
      <w:pPr>
        <w:jc w:val="both"/>
      </w:pPr>
    </w:p>
    <w:p w14:paraId="069CF25B" w14:textId="77777777" w:rsidR="002C2A7C" w:rsidRDefault="002C2A7C" w:rsidP="00A62A68">
      <w:pPr>
        <w:jc w:val="both"/>
      </w:pPr>
    </w:p>
    <w:p w14:paraId="4E0A4002" w14:textId="77777777" w:rsidR="002C2A7C" w:rsidRDefault="002C2A7C" w:rsidP="00A62A68">
      <w:pPr>
        <w:jc w:val="both"/>
      </w:pPr>
    </w:p>
    <w:p w14:paraId="7A467A58" w14:textId="77777777" w:rsidR="002C2A7C" w:rsidRDefault="002C2A7C" w:rsidP="00A62A68">
      <w:pPr>
        <w:jc w:val="both"/>
      </w:pPr>
    </w:p>
    <w:p w14:paraId="7CD07834" w14:textId="77777777" w:rsidR="002C2A7C" w:rsidRDefault="002C2A7C" w:rsidP="00A62A68">
      <w:pPr>
        <w:jc w:val="both"/>
      </w:pPr>
    </w:p>
    <w:p w14:paraId="64A05501" w14:textId="77777777" w:rsidR="002C2A7C" w:rsidRDefault="002C2A7C" w:rsidP="00A62A68">
      <w:pPr>
        <w:jc w:val="both"/>
      </w:pPr>
    </w:p>
    <w:p w14:paraId="75E9F9C7" w14:textId="77777777" w:rsidR="002C2A7C" w:rsidRDefault="002C2A7C" w:rsidP="00A62A68">
      <w:pPr>
        <w:jc w:val="both"/>
      </w:pPr>
    </w:p>
    <w:p w14:paraId="2C202F25" w14:textId="77777777" w:rsidR="002C2A7C" w:rsidRDefault="002C2A7C" w:rsidP="00A62A68">
      <w:pPr>
        <w:jc w:val="both"/>
      </w:pPr>
    </w:p>
    <w:p w14:paraId="69BD6EFD" w14:textId="77777777" w:rsidR="002C2A7C" w:rsidRDefault="002C2A7C" w:rsidP="00A62A68">
      <w:pPr>
        <w:jc w:val="both"/>
      </w:pPr>
    </w:p>
    <w:p w14:paraId="2357C3DE" w14:textId="77777777" w:rsidR="002C2A7C" w:rsidRDefault="002C2A7C" w:rsidP="00A62A68">
      <w:pPr>
        <w:jc w:val="both"/>
      </w:pPr>
    </w:p>
    <w:p w14:paraId="7901DAF6" w14:textId="77777777" w:rsidR="002C2A7C" w:rsidRDefault="002C2A7C" w:rsidP="00A62A68">
      <w:pPr>
        <w:jc w:val="both"/>
      </w:pPr>
    </w:p>
    <w:p w14:paraId="5739FBDD" w14:textId="77777777" w:rsidR="002C2A7C" w:rsidRDefault="002C2A7C" w:rsidP="00A62A68">
      <w:pPr>
        <w:jc w:val="both"/>
      </w:pPr>
    </w:p>
    <w:p w14:paraId="668027B9" w14:textId="77777777" w:rsidR="002C2A7C" w:rsidRDefault="002C2A7C" w:rsidP="00A62A68">
      <w:pPr>
        <w:jc w:val="both"/>
      </w:pPr>
    </w:p>
    <w:p w14:paraId="5D80C743" w14:textId="77777777" w:rsidR="002C2A7C" w:rsidRDefault="002C2A7C" w:rsidP="00A62A68">
      <w:pPr>
        <w:jc w:val="both"/>
      </w:pPr>
    </w:p>
    <w:p w14:paraId="30693420" w14:textId="77777777" w:rsidR="002C2A7C" w:rsidRDefault="002C2A7C" w:rsidP="00A62A68">
      <w:pPr>
        <w:jc w:val="both"/>
      </w:pPr>
    </w:p>
    <w:p w14:paraId="4F0180D9" w14:textId="77777777" w:rsidR="002C2A7C" w:rsidRDefault="002C2A7C" w:rsidP="00A62A68">
      <w:pPr>
        <w:jc w:val="both"/>
      </w:pPr>
    </w:p>
    <w:p w14:paraId="07B8DAC7" w14:textId="77777777" w:rsidR="002C2A7C" w:rsidRDefault="002C2A7C" w:rsidP="00A62A68">
      <w:pPr>
        <w:jc w:val="both"/>
      </w:pPr>
    </w:p>
    <w:p w14:paraId="59ADC4E1" w14:textId="77777777" w:rsidR="002C2A7C" w:rsidRDefault="002C2A7C" w:rsidP="00A62A68">
      <w:pPr>
        <w:jc w:val="both"/>
      </w:pPr>
    </w:p>
    <w:p w14:paraId="7A66DB9A" w14:textId="77777777" w:rsidR="00A62A68" w:rsidRDefault="00424A39" w:rsidP="00A62A68">
      <w:pPr>
        <w:jc w:val="both"/>
      </w:pPr>
      <w:hyperlink r:id="rId11"/>
    </w:p>
    <w:sdt>
      <w:sdtPr>
        <w:rPr>
          <w:rFonts w:ascii="Calibri" w:eastAsia="Calibri" w:hAnsi="Calibri" w:cs="Calibri"/>
          <w:color w:val="000000"/>
          <w:sz w:val="22"/>
          <w:szCs w:val="22"/>
        </w:rPr>
        <w:id w:val="-1275782218"/>
        <w:docPartObj>
          <w:docPartGallery w:val="Table of Contents"/>
          <w:docPartUnique/>
        </w:docPartObj>
      </w:sdtPr>
      <w:sdtEndPr>
        <w:rPr>
          <w:b/>
          <w:bCs/>
          <w:noProof/>
        </w:rPr>
      </w:sdtEndPr>
      <w:sdtContent>
        <w:p w14:paraId="5703AA6A" w14:textId="77777777" w:rsidR="00130203" w:rsidRPr="00130203" w:rsidRDefault="00130203">
          <w:pPr>
            <w:pStyle w:val="TOCHeading"/>
            <w:rPr>
              <w:b/>
            </w:rPr>
          </w:pPr>
          <w:r w:rsidRPr="00130203">
            <w:rPr>
              <w:b/>
            </w:rPr>
            <w:t>Contents</w:t>
          </w:r>
        </w:p>
        <w:p w14:paraId="42AD8DEF" w14:textId="77777777" w:rsidR="00DC50B6" w:rsidRDefault="00130203">
          <w:pPr>
            <w:pStyle w:val="TOC2"/>
            <w:tabs>
              <w:tab w:val="left" w:pos="660"/>
              <w:tab w:val="right" w:leader="dot" w:pos="9800"/>
            </w:tabs>
            <w:rPr>
              <w:rFonts w:asciiTheme="minorHAnsi" w:eastAsiaTheme="minorEastAsia" w:hAnsiTheme="minorHAnsi" w:cstheme="minorBidi"/>
              <w:noProof/>
              <w:color w:val="auto"/>
            </w:rPr>
          </w:pPr>
          <w:r>
            <w:fldChar w:fldCharType="begin"/>
          </w:r>
          <w:r>
            <w:instrText xml:space="preserve"> TOC \o "1-3" \h \z \u </w:instrText>
          </w:r>
          <w:r>
            <w:fldChar w:fldCharType="separate"/>
          </w:r>
          <w:hyperlink w:anchor="_Toc471908380" w:history="1">
            <w:r w:rsidR="00DC50B6" w:rsidRPr="00AA2391">
              <w:rPr>
                <w:rStyle w:val="Hyperlink"/>
                <w:noProof/>
              </w:rPr>
              <w:t>A.</w:t>
            </w:r>
            <w:r w:rsidR="00DC50B6">
              <w:rPr>
                <w:rFonts w:asciiTheme="minorHAnsi" w:eastAsiaTheme="minorEastAsia" w:hAnsiTheme="minorHAnsi" w:cstheme="minorBidi"/>
                <w:noProof/>
                <w:color w:val="auto"/>
              </w:rPr>
              <w:tab/>
            </w:r>
            <w:r w:rsidR="00DC50B6" w:rsidRPr="00AA2391">
              <w:rPr>
                <w:rStyle w:val="Hyperlink"/>
                <w:noProof/>
              </w:rPr>
              <w:t>Document Information</w:t>
            </w:r>
            <w:r w:rsidR="00DC50B6">
              <w:rPr>
                <w:noProof/>
                <w:webHidden/>
              </w:rPr>
              <w:tab/>
            </w:r>
            <w:r w:rsidR="00DC50B6">
              <w:rPr>
                <w:noProof/>
                <w:webHidden/>
              </w:rPr>
              <w:fldChar w:fldCharType="begin"/>
            </w:r>
            <w:r w:rsidR="00DC50B6">
              <w:rPr>
                <w:noProof/>
                <w:webHidden/>
              </w:rPr>
              <w:instrText xml:space="preserve"> PAGEREF _Toc471908380 \h </w:instrText>
            </w:r>
            <w:r w:rsidR="00DC50B6">
              <w:rPr>
                <w:noProof/>
                <w:webHidden/>
              </w:rPr>
            </w:r>
            <w:r w:rsidR="00DC50B6">
              <w:rPr>
                <w:noProof/>
                <w:webHidden/>
              </w:rPr>
              <w:fldChar w:fldCharType="separate"/>
            </w:r>
            <w:r w:rsidR="00DC50B6">
              <w:rPr>
                <w:noProof/>
                <w:webHidden/>
              </w:rPr>
              <w:t>2</w:t>
            </w:r>
            <w:r w:rsidR="00DC50B6">
              <w:rPr>
                <w:noProof/>
                <w:webHidden/>
              </w:rPr>
              <w:fldChar w:fldCharType="end"/>
            </w:r>
          </w:hyperlink>
        </w:p>
        <w:p w14:paraId="172AD31B" w14:textId="77777777" w:rsidR="00DC50B6" w:rsidRDefault="00424A39">
          <w:pPr>
            <w:pStyle w:val="TOC2"/>
            <w:tabs>
              <w:tab w:val="left" w:pos="660"/>
              <w:tab w:val="right" w:leader="dot" w:pos="9800"/>
            </w:tabs>
            <w:rPr>
              <w:rFonts w:asciiTheme="minorHAnsi" w:eastAsiaTheme="minorEastAsia" w:hAnsiTheme="minorHAnsi" w:cstheme="minorBidi"/>
              <w:noProof/>
              <w:color w:val="auto"/>
            </w:rPr>
          </w:pPr>
          <w:hyperlink w:anchor="_Toc471908381" w:history="1">
            <w:r w:rsidR="00DC50B6" w:rsidRPr="00AA2391">
              <w:rPr>
                <w:rStyle w:val="Hyperlink"/>
                <w:noProof/>
              </w:rPr>
              <w:t>B.</w:t>
            </w:r>
            <w:r w:rsidR="00DC50B6">
              <w:rPr>
                <w:rFonts w:asciiTheme="minorHAnsi" w:eastAsiaTheme="minorEastAsia" w:hAnsiTheme="minorHAnsi" w:cstheme="minorBidi"/>
                <w:noProof/>
                <w:color w:val="auto"/>
              </w:rPr>
              <w:tab/>
            </w:r>
            <w:r w:rsidR="00DC50B6" w:rsidRPr="00AA2391">
              <w:rPr>
                <w:rStyle w:val="Hyperlink"/>
                <w:noProof/>
              </w:rPr>
              <w:t>Document History</w:t>
            </w:r>
            <w:r w:rsidR="00DC50B6">
              <w:rPr>
                <w:noProof/>
                <w:webHidden/>
              </w:rPr>
              <w:tab/>
            </w:r>
            <w:r w:rsidR="00DC50B6">
              <w:rPr>
                <w:noProof/>
                <w:webHidden/>
              </w:rPr>
              <w:fldChar w:fldCharType="begin"/>
            </w:r>
            <w:r w:rsidR="00DC50B6">
              <w:rPr>
                <w:noProof/>
                <w:webHidden/>
              </w:rPr>
              <w:instrText xml:space="preserve"> PAGEREF _Toc471908381 \h </w:instrText>
            </w:r>
            <w:r w:rsidR="00DC50B6">
              <w:rPr>
                <w:noProof/>
                <w:webHidden/>
              </w:rPr>
            </w:r>
            <w:r w:rsidR="00DC50B6">
              <w:rPr>
                <w:noProof/>
                <w:webHidden/>
              </w:rPr>
              <w:fldChar w:fldCharType="separate"/>
            </w:r>
            <w:r w:rsidR="00DC50B6">
              <w:rPr>
                <w:noProof/>
                <w:webHidden/>
              </w:rPr>
              <w:t>3</w:t>
            </w:r>
            <w:r w:rsidR="00DC50B6">
              <w:rPr>
                <w:noProof/>
                <w:webHidden/>
              </w:rPr>
              <w:fldChar w:fldCharType="end"/>
            </w:r>
          </w:hyperlink>
        </w:p>
        <w:p w14:paraId="60F17F02" w14:textId="77777777" w:rsidR="00DC50B6" w:rsidRDefault="00424A39">
          <w:pPr>
            <w:pStyle w:val="TOC1"/>
            <w:tabs>
              <w:tab w:val="left" w:pos="660"/>
              <w:tab w:val="right" w:leader="dot" w:pos="9800"/>
            </w:tabs>
            <w:rPr>
              <w:rFonts w:asciiTheme="minorHAnsi" w:eastAsiaTheme="minorEastAsia" w:hAnsiTheme="minorHAnsi" w:cstheme="minorBidi"/>
              <w:noProof/>
              <w:color w:val="auto"/>
            </w:rPr>
          </w:pPr>
          <w:hyperlink w:anchor="_Toc471908382" w:history="1">
            <w:r w:rsidR="00DC50B6" w:rsidRPr="00AA2391">
              <w:rPr>
                <w:rStyle w:val="Hyperlink"/>
                <w:b/>
                <w:noProof/>
              </w:rPr>
              <w:t>1.0</w:t>
            </w:r>
            <w:r w:rsidR="00DC50B6">
              <w:rPr>
                <w:rFonts w:asciiTheme="minorHAnsi" w:eastAsiaTheme="minorEastAsia" w:hAnsiTheme="minorHAnsi" w:cstheme="minorBidi"/>
                <w:noProof/>
                <w:color w:val="auto"/>
              </w:rPr>
              <w:tab/>
            </w:r>
            <w:r w:rsidR="00DC50B6" w:rsidRPr="00AA2391">
              <w:rPr>
                <w:rStyle w:val="Hyperlink"/>
                <w:b/>
                <w:noProof/>
              </w:rPr>
              <w:t>Introduction</w:t>
            </w:r>
            <w:r w:rsidR="00DC50B6">
              <w:rPr>
                <w:noProof/>
                <w:webHidden/>
              </w:rPr>
              <w:tab/>
            </w:r>
            <w:r w:rsidR="00DC50B6">
              <w:rPr>
                <w:noProof/>
                <w:webHidden/>
              </w:rPr>
              <w:fldChar w:fldCharType="begin"/>
            </w:r>
            <w:r w:rsidR="00DC50B6">
              <w:rPr>
                <w:noProof/>
                <w:webHidden/>
              </w:rPr>
              <w:instrText xml:space="preserve"> PAGEREF _Toc471908382 \h </w:instrText>
            </w:r>
            <w:r w:rsidR="00DC50B6">
              <w:rPr>
                <w:noProof/>
                <w:webHidden/>
              </w:rPr>
            </w:r>
            <w:r w:rsidR="00DC50B6">
              <w:rPr>
                <w:noProof/>
                <w:webHidden/>
              </w:rPr>
              <w:fldChar w:fldCharType="separate"/>
            </w:r>
            <w:r w:rsidR="00DC50B6">
              <w:rPr>
                <w:noProof/>
                <w:webHidden/>
              </w:rPr>
              <w:t>6</w:t>
            </w:r>
            <w:r w:rsidR="00DC50B6">
              <w:rPr>
                <w:noProof/>
                <w:webHidden/>
              </w:rPr>
              <w:fldChar w:fldCharType="end"/>
            </w:r>
          </w:hyperlink>
        </w:p>
        <w:p w14:paraId="2BA26584" w14:textId="77777777" w:rsidR="00DC50B6" w:rsidRDefault="00424A39">
          <w:pPr>
            <w:pStyle w:val="TOC1"/>
            <w:tabs>
              <w:tab w:val="right" w:leader="dot" w:pos="9800"/>
            </w:tabs>
            <w:rPr>
              <w:rFonts w:asciiTheme="minorHAnsi" w:eastAsiaTheme="minorEastAsia" w:hAnsiTheme="minorHAnsi" w:cstheme="minorBidi"/>
              <w:noProof/>
              <w:color w:val="auto"/>
            </w:rPr>
          </w:pPr>
          <w:hyperlink w:anchor="_Toc471908383" w:history="1">
            <w:r w:rsidR="00DC50B6" w:rsidRPr="00AA2391">
              <w:rPr>
                <w:rStyle w:val="Hyperlink"/>
                <w:b/>
                <w:noProof/>
              </w:rPr>
              <w:t>1.1    Purpose of CRS</w:t>
            </w:r>
            <w:r w:rsidR="00DC50B6">
              <w:rPr>
                <w:noProof/>
                <w:webHidden/>
              </w:rPr>
              <w:tab/>
            </w:r>
            <w:r w:rsidR="00DC50B6">
              <w:rPr>
                <w:noProof/>
                <w:webHidden/>
              </w:rPr>
              <w:fldChar w:fldCharType="begin"/>
            </w:r>
            <w:r w:rsidR="00DC50B6">
              <w:rPr>
                <w:noProof/>
                <w:webHidden/>
              </w:rPr>
              <w:instrText xml:space="preserve"> PAGEREF _Toc471908383 \h </w:instrText>
            </w:r>
            <w:r w:rsidR="00DC50B6">
              <w:rPr>
                <w:noProof/>
                <w:webHidden/>
              </w:rPr>
            </w:r>
            <w:r w:rsidR="00DC50B6">
              <w:rPr>
                <w:noProof/>
                <w:webHidden/>
              </w:rPr>
              <w:fldChar w:fldCharType="separate"/>
            </w:r>
            <w:r w:rsidR="00DC50B6">
              <w:rPr>
                <w:noProof/>
                <w:webHidden/>
              </w:rPr>
              <w:t>6</w:t>
            </w:r>
            <w:r w:rsidR="00DC50B6">
              <w:rPr>
                <w:noProof/>
                <w:webHidden/>
              </w:rPr>
              <w:fldChar w:fldCharType="end"/>
            </w:r>
          </w:hyperlink>
        </w:p>
        <w:p w14:paraId="101D411D" w14:textId="77777777" w:rsidR="00DC50B6" w:rsidRDefault="00424A39">
          <w:pPr>
            <w:pStyle w:val="TOC1"/>
            <w:tabs>
              <w:tab w:val="left" w:pos="660"/>
              <w:tab w:val="right" w:leader="dot" w:pos="9800"/>
            </w:tabs>
            <w:rPr>
              <w:rFonts w:asciiTheme="minorHAnsi" w:eastAsiaTheme="minorEastAsia" w:hAnsiTheme="minorHAnsi" w:cstheme="minorBidi"/>
              <w:noProof/>
              <w:color w:val="auto"/>
            </w:rPr>
          </w:pPr>
          <w:hyperlink w:anchor="_Toc471908384" w:history="1">
            <w:r w:rsidR="00DC50B6" w:rsidRPr="00AA2391">
              <w:rPr>
                <w:rStyle w:val="Hyperlink"/>
                <w:b/>
                <w:noProof/>
              </w:rPr>
              <w:t>2.0</w:t>
            </w:r>
            <w:r w:rsidR="00DC50B6">
              <w:rPr>
                <w:rFonts w:asciiTheme="minorHAnsi" w:eastAsiaTheme="minorEastAsia" w:hAnsiTheme="minorHAnsi" w:cstheme="minorBidi"/>
                <w:noProof/>
                <w:color w:val="auto"/>
              </w:rPr>
              <w:tab/>
            </w:r>
            <w:r w:rsidR="00DC50B6" w:rsidRPr="00AA2391">
              <w:rPr>
                <w:rStyle w:val="Hyperlink"/>
                <w:b/>
                <w:noProof/>
              </w:rPr>
              <w:t>HR Module Overview</w:t>
            </w:r>
            <w:r w:rsidR="00DC50B6">
              <w:rPr>
                <w:noProof/>
                <w:webHidden/>
              </w:rPr>
              <w:tab/>
            </w:r>
            <w:r w:rsidR="00DC50B6">
              <w:rPr>
                <w:noProof/>
                <w:webHidden/>
              </w:rPr>
              <w:fldChar w:fldCharType="begin"/>
            </w:r>
            <w:r w:rsidR="00DC50B6">
              <w:rPr>
                <w:noProof/>
                <w:webHidden/>
              </w:rPr>
              <w:instrText xml:space="preserve"> PAGEREF _Toc471908384 \h </w:instrText>
            </w:r>
            <w:r w:rsidR="00DC50B6">
              <w:rPr>
                <w:noProof/>
                <w:webHidden/>
              </w:rPr>
            </w:r>
            <w:r w:rsidR="00DC50B6">
              <w:rPr>
                <w:noProof/>
                <w:webHidden/>
              </w:rPr>
              <w:fldChar w:fldCharType="separate"/>
            </w:r>
            <w:r w:rsidR="00DC50B6">
              <w:rPr>
                <w:noProof/>
                <w:webHidden/>
              </w:rPr>
              <w:t>6</w:t>
            </w:r>
            <w:r w:rsidR="00DC50B6">
              <w:rPr>
                <w:noProof/>
                <w:webHidden/>
              </w:rPr>
              <w:fldChar w:fldCharType="end"/>
            </w:r>
          </w:hyperlink>
        </w:p>
        <w:p w14:paraId="4D57A5F0" w14:textId="77777777" w:rsidR="00DC50B6" w:rsidRDefault="00424A39">
          <w:pPr>
            <w:pStyle w:val="TOC1"/>
            <w:tabs>
              <w:tab w:val="right" w:leader="dot" w:pos="9800"/>
            </w:tabs>
            <w:rPr>
              <w:rFonts w:asciiTheme="minorHAnsi" w:eastAsiaTheme="minorEastAsia" w:hAnsiTheme="minorHAnsi" w:cstheme="minorBidi"/>
              <w:noProof/>
              <w:color w:val="auto"/>
            </w:rPr>
          </w:pPr>
          <w:hyperlink w:anchor="_Toc471908385" w:history="1">
            <w:r w:rsidR="00DC50B6" w:rsidRPr="00AA2391">
              <w:rPr>
                <w:rStyle w:val="Hyperlink"/>
                <w:b/>
                <w:noProof/>
              </w:rPr>
              <w:t>3. Sub Module and Its feature Description</w:t>
            </w:r>
            <w:r w:rsidR="00DC50B6">
              <w:rPr>
                <w:noProof/>
                <w:webHidden/>
              </w:rPr>
              <w:tab/>
            </w:r>
            <w:r w:rsidR="00DC50B6">
              <w:rPr>
                <w:noProof/>
                <w:webHidden/>
              </w:rPr>
              <w:fldChar w:fldCharType="begin"/>
            </w:r>
            <w:r w:rsidR="00DC50B6">
              <w:rPr>
                <w:noProof/>
                <w:webHidden/>
              </w:rPr>
              <w:instrText xml:space="preserve"> PAGEREF _Toc471908385 \h </w:instrText>
            </w:r>
            <w:r w:rsidR="00DC50B6">
              <w:rPr>
                <w:noProof/>
                <w:webHidden/>
              </w:rPr>
            </w:r>
            <w:r w:rsidR="00DC50B6">
              <w:rPr>
                <w:noProof/>
                <w:webHidden/>
              </w:rPr>
              <w:fldChar w:fldCharType="separate"/>
            </w:r>
            <w:r w:rsidR="00DC50B6">
              <w:rPr>
                <w:noProof/>
                <w:webHidden/>
              </w:rPr>
              <w:t>8</w:t>
            </w:r>
            <w:r w:rsidR="00DC50B6">
              <w:rPr>
                <w:noProof/>
                <w:webHidden/>
              </w:rPr>
              <w:fldChar w:fldCharType="end"/>
            </w:r>
          </w:hyperlink>
        </w:p>
        <w:p w14:paraId="3685CF11" w14:textId="77777777" w:rsidR="00DC50B6" w:rsidRDefault="00424A39">
          <w:pPr>
            <w:pStyle w:val="TOC2"/>
            <w:tabs>
              <w:tab w:val="right" w:leader="dot" w:pos="9800"/>
            </w:tabs>
            <w:rPr>
              <w:rFonts w:asciiTheme="minorHAnsi" w:eastAsiaTheme="minorEastAsia" w:hAnsiTheme="minorHAnsi" w:cstheme="minorBidi"/>
              <w:noProof/>
              <w:color w:val="auto"/>
            </w:rPr>
          </w:pPr>
          <w:hyperlink w:anchor="_Toc471908386" w:history="1">
            <w:r w:rsidR="00DC50B6" w:rsidRPr="00AA2391">
              <w:rPr>
                <w:rStyle w:val="Hyperlink"/>
                <w:b/>
                <w:noProof/>
              </w:rPr>
              <w:t>3.1 Employee Personal Information</w:t>
            </w:r>
            <w:r w:rsidR="00DC50B6">
              <w:rPr>
                <w:noProof/>
                <w:webHidden/>
              </w:rPr>
              <w:tab/>
            </w:r>
            <w:r w:rsidR="00DC50B6">
              <w:rPr>
                <w:noProof/>
                <w:webHidden/>
              </w:rPr>
              <w:fldChar w:fldCharType="begin"/>
            </w:r>
            <w:r w:rsidR="00DC50B6">
              <w:rPr>
                <w:noProof/>
                <w:webHidden/>
              </w:rPr>
              <w:instrText xml:space="preserve"> PAGEREF _Toc471908386 \h </w:instrText>
            </w:r>
            <w:r w:rsidR="00DC50B6">
              <w:rPr>
                <w:noProof/>
                <w:webHidden/>
              </w:rPr>
            </w:r>
            <w:r w:rsidR="00DC50B6">
              <w:rPr>
                <w:noProof/>
                <w:webHidden/>
              </w:rPr>
              <w:fldChar w:fldCharType="separate"/>
            </w:r>
            <w:r w:rsidR="00DC50B6">
              <w:rPr>
                <w:noProof/>
                <w:webHidden/>
              </w:rPr>
              <w:t>8</w:t>
            </w:r>
            <w:r w:rsidR="00DC50B6">
              <w:rPr>
                <w:noProof/>
                <w:webHidden/>
              </w:rPr>
              <w:fldChar w:fldCharType="end"/>
            </w:r>
          </w:hyperlink>
        </w:p>
        <w:p w14:paraId="466581B6" w14:textId="77777777" w:rsidR="00DC50B6" w:rsidRDefault="00424A39">
          <w:pPr>
            <w:pStyle w:val="TOC2"/>
            <w:tabs>
              <w:tab w:val="right" w:leader="dot" w:pos="9800"/>
            </w:tabs>
            <w:rPr>
              <w:rFonts w:asciiTheme="minorHAnsi" w:eastAsiaTheme="minorEastAsia" w:hAnsiTheme="minorHAnsi" w:cstheme="minorBidi"/>
              <w:noProof/>
              <w:color w:val="auto"/>
            </w:rPr>
          </w:pPr>
          <w:hyperlink w:anchor="_Toc471908387" w:history="1">
            <w:r w:rsidR="00DC50B6" w:rsidRPr="00AA2391">
              <w:rPr>
                <w:rStyle w:val="Hyperlink"/>
                <w:b/>
                <w:noProof/>
              </w:rPr>
              <w:t>3.2 Define Organization Calendar</w:t>
            </w:r>
            <w:r w:rsidR="00DC50B6">
              <w:rPr>
                <w:noProof/>
                <w:webHidden/>
              </w:rPr>
              <w:tab/>
            </w:r>
            <w:r w:rsidR="00DC50B6">
              <w:rPr>
                <w:noProof/>
                <w:webHidden/>
              </w:rPr>
              <w:fldChar w:fldCharType="begin"/>
            </w:r>
            <w:r w:rsidR="00DC50B6">
              <w:rPr>
                <w:noProof/>
                <w:webHidden/>
              </w:rPr>
              <w:instrText xml:space="preserve"> PAGEREF _Toc471908387 \h </w:instrText>
            </w:r>
            <w:r w:rsidR="00DC50B6">
              <w:rPr>
                <w:noProof/>
                <w:webHidden/>
              </w:rPr>
            </w:r>
            <w:r w:rsidR="00DC50B6">
              <w:rPr>
                <w:noProof/>
                <w:webHidden/>
              </w:rPr>
              <w:fldChar w:fldCharType="separate"/>
            </w:r>
            <w:r w:rsidR="00DC50B6">
              <w:rPr>
                <w:noProof/>
                <w:webHidden/>
              </w:rPr>
              <w:t>8</w:t>
            </w:r>
            <w:r w:rsidR="00DC50B6">
              <w:rPr>
                <w:noProof/>
                <w:webHidden/>
              </w:rPr>
              <w:fldChar w:fldCharType="end"/>
            </w:r>
          </w:hyperlink>
        </w:p>
        <w:p w14:paraId="3F2E0858" w14:textId="77777777" w:rsidR="00DC50B6" w:rsidRDefault="00424A39">
          <w:pPr>
            <w:pStyle w:val="TOC3"/>
            <w:tabs>
              <w:tab w:val="right" w:leader="dot" w:pos="9800"/>
            </w:tabs>
            <w:rPr>
              <w:rFonts w:asciiTheme="minorHAnsi" w:eastAsiaTheme="minorEastAsia" w:hAnsiTheme="minorHAnsi" w:cstheme="minorBidi"/>
              <w:noProof/>
              <w:color w:val="auto"/>
            </w:rPr>
          </w:pPr>
          <w:hyperlink w:anchor="_Toc471908388" w:history="1">
            <w:r w:rsidR="00DC50B6" w:rsidRPr="00AA2391">
              <w:rPr>
                <w:rStyle w:val="Hyperlink"/>
                <w:b/>
                <w:noProof/>
              </w:rPr>
              <w:t>3.2.1 Module Overview</w:t>
            </w:r>
            <w:r w:rsidR="00DC50B6">
              <w:rPr>
                <w:noProof/>
                <w:webHidden/>
              </w:rPr>
              <w:tab/>
            </w:r>
            <w:r w:rsidR="00DC50B6">
              <w:rPr>
                <w:noProof/>
                <w:webHidden/>
              </w:rPr>
              <w:fldChar w:fldCharType="begin"/>
            </w:r>
            <w:r w:rsidR="00DC50B6">
              <w:rPr>
                <w:noProof/>
                <w:webHidden/>
              </w:rPr>
              <w:instrText xml:space="preserve"> PAGEREF _Toc471908388 \h </w:instrText>
            </w:r>
            <w:r w:rsidR="00DC50B6">
              <w:rPr>
                <w:noProof/>
                <w:webHidden/>
              </w:rPr>
            </w:r>
            <w:r w:rsidR="00DC50B6">
              <w:rPr>
                <w:noProof/>
                <w:webHidden/>
              </w:rPr>
              <w:fldChar w:fldCharType="separate"/>
            </w:r>
            <w:r w:rsidR="00DC50B6">
              <w:rPr>
                <w:noProof/>
                <w:webHidden/>
              </w:rPr>
              <w:t>8</w:t>
            </w:r>
            <w:r w:rsidR="00DC50B6">
              <w:rPr>
                <w:noProof/>
                <w:webHidden/>
              </w:rPr>
              <w:fldChar w:fldCharType="end"/>
            </w:r>
          </w:hyperlink>
        </w:p>
        <w:p w14:paraId="64030104" w14:textId="77777777" w:rsidR="00DC50B6" w:rsidRDefault="00424A39">
          <w:pPr>
            <w:pStyle w:val="TOC3"/>
            <w:tabs>
              <w:tab w:val="right" w:leader="dot" w:pos="9800"/>
            </w:tabs>
            <w:rPr>
              <w:rFonts w:asciiTheme="minorHAnsi" w:eastAsiaTheme="minorEastAsia" w:hAnsiTheme="minorHAnsi" w:cstheme="minorBidi"/>
              <w:noProof/>
              <w:color w:val="auto"/>
            </w:rPr>
          </w:pPr>
          <w:hyperlink w:anchor="_Toc471908389" w:history="1">
            <w:r w:rsidR="00DC50B6" w:rsidRPr="00AA2391">
              <w:rPr>
                <w:rStyle w:val="Hyperlink"/>
                <w:b/>
                <w:noProof/>
              </w:rPr>
              <w:t>3.2.2 To be System</w:t>
            </w:r>
            <w:r w:rsidR="00DC50B6">
              <w:rPr>
                <w:noProof/>
                <w:webHidden/>
              </w:rPr>
              <w:tab/>
            </w:r>
            <w:r w:rsidR="00DC50B6">
              <w:rPr>
                <w:noProof/>
                <w:webHidden/>
              </w:rPr>
              <w:fldChar w:fldCharType="begin"/>
            </w:r>
            <w:r w:rsidR="00DC50B6">
              <w:rPr>
                <w:noProof/>
                <w:webHidden/>
              </w:rPr>
              <w:instrText xml:space="preserve"> PAGEREF _Toc471908389 \h </w:instrText>
            </w:r>
            <w:r w:rsidR="00DC50B6">
              <w:rPr>
                <w:noProof/>
                <w:webHidden/>
              </w:rPr>
            </w:r>
            <w:r w:rsidR="00DC50B6">
              <w:rPr>
                <w:noProof/>
                <w:webHidden/>
              </w:rPr>
              <w:fldChar w:fldCharType="separate"/>
            </w:r>
            <w:r w:rsidR="00DC50B6">
              <w:rPr>
                <w:noProof/>
                <w:webHidden/>
              </w:rPr>
              <w:t>8</w:t>
            </w:r>
            <w:r w:rsidR="00DC50B6">
              <w:rPr>
                <w:noProof/>
                <w:webHidden/>
              </w:rPr>
              <w:fldChar w:fldCharType="end"/>
            </w:r>
          </w:hyperlink>
        </w:p>
        <w:p w14:paraId="624AE99E" w14:textId="77777777" w:rsidR="00DC50B6" w:rsidRDefault="00424A39">
          <w:pPr>
            <w:pStyle w:val="TOC2"/>
            <w:tabs>
              <w:tab w:val="right" w:leader="dot" w:pos="9800"/>
            </w:tabs>
            <w:rPr>
              <w:rFonts w:asciiTheme="minorHAnsi" w:eastAsiaTheme="minorEastAsia" w:hAnsiTheme="minorHAnsi" w:cstheme="minorBidi"/>
              <w:noProof/>
              <w:color w:val="auto"/>
            </w:rPr>
          </w:pPr>
          <w:hyperlink w:anchor="_Toc471908390" w:history="1">
            <w:r w:rsidR="00DC50B6" w:rsidRPr="00AA2391">
              <w:rPr>
                <w:rStyle w:val="Hyperlink"/>
                <w:b/>
                <w:noProof/>
              </w:rPr>
              <w:t>3.3 Leave management</w:t>
            </w:r>
            <w:r w:rsidR="00DC50B6">
              <w:rPr>
                <w:noProof/>
                <w:webHidden/>
              </w:rPr>
              <w:tab/>
            </w:r>
            <w:r w:rsidR="00DC50B6">
              <w:rPr>
                <w:noProof/>
                <w:webHidden/>
              </w:rPr>
              <w:fldChar w:fldCharType="begin"/>
            </w:r>
            <w:r w:rsidR="00DC50B6">
              <w:rPr>
                <w:noProof/>
                <w:webHidden/>
              </w:rPr>
              <w:instrText xml:space="preserve"> PAGEREF _Toc471908390 \h </w:instrText>
            </w:r>
            <w:r w:rsidR="00DC50B6">
              <w:rPr>
                <w:noProof/>
                <w:webHidden/>
              </w:rPr>
            </w:r>
            <w:r w:rsidR="00DC50B6">
              <w:rPr>
                <w:noProof/>
                <w:webHidden/>
              </w:rPr>
              <w:fldChar w:fldCharType="separate"/>
            </w:r>
            <w:r w:rsidR="00DC50B6">
              <w:rPr>
                <w:noProof/>
                <w:webHidden/>
              </w:rPr>
              <w:t>9</w:t>
            </w:r>
            <w:r w:rsidR="00DC50B6">
              <w:rPr>
                <w:noProof/>
                <w:webHidden/>
              </w:rPr>
              <w:fldChar w:fldCharType="end"/>
            </w:r>
          </w:hyperlink>
        </w:p>
        <w:p w14:paraId="6EF13334" w14:textId="77777777" w:rsidR="00DC50B6" w:rsidRDefault="00424A39">
          <w:pPr>
            <w:pStyle w:val="TOC3"/>
            <w:tabs>
              <w:tab w:val="right" w:leader="dot" w:pos="9800"/>
            </w:tabs>
            <w:rPr>
              <w:rFonts w:asciiTheme="minorHAnsi" w:eastAsiaTheme="minorEastAsia" w:hAnsiTheme="minorHAnsi" w:cstheme="minorBidi"/>
              <w:noProof/>
              <w:color w:val="auto"/>
            </w:rPr>
          </w:pPr>
          <w:hyperlink w:anchor="_Toc471908391" w:history="1">
            <w:r w:rsidR="00DC50B6" w:rsidRPr="00AA2391">
              <w:rPr>
                <w:rStyle w:val="Hyperlink"/>
                <w:b/>
                <w:noProof/>
              </w:rPr>
              <w:t>3.3.1 Module Overview</w:t>
            </w:r>
            <w:r w:rsidR="00DC50B6">
              <w:rPr>
                <w:noProof/>
                <w:webHidden/>
              </w:rPr>
              <w:tab/>
            </w:r>
            <w:r w:rsidR="00DC50B6">
              <w:rPr>
                <w:noProof/>
                <w:webHidden/>
              </w:rPr>
              <w:fldChar w:fldCharType="begin"/>
            </w:r>
            <w:r w:rsidR="00DC50B6">
              <w:rPr>
                <w:noProof/>
                <w:webHidden/>
              </w:rPr>
              <w:instrText xml:space="preserve"> PAGEREF _Toc471908391 \h </w:instrText>
            </w:r>
            <w:r w:rsidR="00DC50B6">
              <w:rPr>
                <w:noProof/>
                <w:webHidden/>
              </w:rPr>
            </w:r>
            <w:r w:rsidR="00DC50B6">
              <w:rPr>
                <w:noProof/>
                <w:webHidden/>
              </w:rPr>
              <w:fldChar w:fldCharType="separate"/>
            </w:r>
            <w:r w:rsidR="00DC50B6">
              <w:rPr>
                <w:noProof/>
                <w:webHidden/>
              </w:rPr>
              <w:t>9</w:t>
            </w:r>
            <w:r w:rsidR="00DC50B6">
              <w:rPr>
                <w:noProof/>
                <w:webHidden/>
              </w:rPr>
              <w:fldChar w:fldCharType="end"/>
            </w:r>
          </w:hyperlink>
        </w:p>
        <w:p w14:paraId="364645CE" w14:textId="77777777" w:rsidR="00DC50B6" w:rsidRDefault="00424A39">
          <w:pPr>
            <w:pStyle w:val="TOC3"/>
            <w:tabs>
              <w:tab w:val="right" w:leader="dot" w:pos="9800"/>
            </w:tabs>
            <w:rPr>
              <w:rFonts w:asciiTheme="minorHAnsi" w:eastAsiaTheme="minorEastAsia" w:hAnsiTheme="minorHAnsi" w:cstheme="minorBidi"/>
              <w:noProof/>
              <w:color w:val="auto"/>
            </w:rPr>
          </w:pPr>
          <w:hyperlink w:anchor="_Toc471908392" w:history="1">
            <w:r w:rsidR="00DC50B6" w:rsidRPr="00AA2391">
              <w:rPr>
                <w:rStyle w:val="Hyperlink"/>
                <w:b/>
                <w:noProof/>
              </w:rPr>
              <w:t>3.3.2 Leave Type Declaration</w:t>
            </w:r>
            <w:r w:rsidR="00DC50B6">
              <w:rPr>
                <w:noProof/>
                <w:webHidden/>
              </w:rPr>
              <w:tab/>
            </w:r>
            <w:r w:rsidR="00DC50B6">
              <w:rPr>
                <w:noProof/>
                <w:webHidden/>
              </w:rPr>
              <w:fldChar w:fldCharType="begin"/>
            </w:r>
            <w:r w:rsidR="00DC50B6">
              <w:rPr>
                <w:noProof/>
                <w:webHidden/>
              </w:rPr>
              <w:instrText xml:space="preserve"> PAGEREF _Toc471908392 \h </w:instrText>
            </w:r>
            <w:r w:rsidR="00DC50B6">
              <w:rPr>
                <w:noProof/>
                <w:webHidden/>
              </w:rPr>
            </w:r>
            <w:r w:rsidR="00DC50B6">
              <w:rPr>
                <w:noProof/>
                <w:webHidden/>
              </w:rPr>
              <w:fldChar w:fldCharType="separate"/>
            </w:r>
            <w:r w:rsidR="00DC50B6">
              <w:rPr>
                <w:noProof/>
                <w:webHidden/>
              </w:rPr>
              <w:t>9</w:t>
            </w:r>
            <w:r w:rsidR="00DC50B6">
              <w:rPr>
                <w:noProof/>
                <w:webHidden/>
              </w:rPr>
              <w:fldChar w:fldCharType="end"/>
            </w:r>
          </w:hyperlink>
        </w:p>
        <w:p w14:paraId="40F0C9AD" w14:textId="77777777" w:rsidR="00DC50B6" w:rsidRDefault="00424A39">
          <w:pPr>
            <w:pStyle w:val="TOC3"/>
            <w:tabs>
              <w:tab w:val="right" w:leader="dot" w:pos="9800"/>
            </w:tabs>
            <w:rPr>
              <w:rFonts w:asciiTheme="minorHAnsi" w:eastAsiaTheme="minorEastAsia" w:hAnsiTheme="minorHAnsi" w:cstheme="minorBidi"/>
              <w:noProof/>
              <w:color w:val="auto"/>
            </w:rPr>
          </w:pPr>
          <w:hyperlink w:anchor="_Toc471908393" w:history="1">
            <w:r w:rsidR="00DC50B6" w:rsidRPr="00AA2391">
              <w:rPr>
                <w:rStyle w:val="Hyperlink"/>
                <w:b/>
                <w:noProof/>
              </w:rPr>
              <w:t>3.3.3 Declare Leave Year:</w:t>
            </w:r>
            <w:r w:rsidR="00DC50B6">
              <w:rPr>
                <w:noProof/>
                <w:webHidden/>
              </w:rPr>
              <w:tab/>
            </w:r>
            <w:r w:rsidR="00DC50B6">
              <w:rPr>
                <w:noProof/>
                <w:webHidden/>
              </w:rPr>
              <w:fldChar w:fldCharType="begin"/>
            </w:r>
            <w:r w:rsidR="00DC50B6">
              <w:rPr>
                <w:noProof/>
                <w:webHidden/>
              </w:rPr>
              <w:instrText xml:space="preserve"> PAGEREF _Toc471908393 \h </w:instrText>
            </w:r>
            <w:r w:rsidR="00DC50B6">
              <w:rPr>
                <w:noProof/>
                <w:webHidden/>
              </w:rPr>
            </w:r>
            <w:r w:rsidR="00DC50B6">
              <w:rPr>
                <w:noProof/>
                <w:webHidden/>
              </w:rPr>
              <w:fldChar w:fldCharType="separate"/>
            </w:r>
            <w:r w:rsidR="00DC50B6">
              <w:rPr>
                <w:noProof/>
                <w:webHidden/>
              </w:rPr>
              <w:t>10</w:t>
            </w:r>
            <w:r w:rsidR="00DC50B6">
              <w:rPr>
                <w:noProof/>
                <w:webHidden/>
              </w:rPr>
              <w:fldChar w:fldCharType="end"/>
            </w:r>
          </w:hyperlink>
        </w:p>
        <w:p w14:paraId="7075C384" w14:textId="77777777" w:rsidR="00DC50B6" w:rsidRDefault="00424A39">
          <w:pPr>
            <w:pStyle w:val="TOC3"/>
            <w:tabs>
              <w:tab w:val="right" w:leader="dot" w:pos="9800"/>
            </w:tabs>
            <w:rPr>
              <w:rFonts w:asciiTheme="minorHAnsi" w:eastAsiaTheme="minorEastAsia" w:hAnsiTheme="minorHAnsi" w:cstheme="minorBidi"/>
              <w:noProof/>
              <w:color w:val="auto"/>
            </w:rPr>
          </w:pPr>
          <w:hyperlink w:anchor="_Toc471908394" w:history="1">
            <w:r w:rsidR="00DC50B6" w:rsidRPr="00AA2391">
              <w:rPr>
                <w:rStyle w:val="Hyperlink"/>
                <w:b/>
                <w:noProof/>
              </w:rPr>
              <w:t>3.3.4 Leave Allocation Process</w:t>
            </w:r>
            <w:r w:rsidR="00DC50B6">
              <w:rPr>
                <w:noProof/>
                <w:webHidden/>
              </w:rPr>
              <w:tab/>
            </w:r>
            <w:r w:rsidR="00DC50B6">
              <w:rPr>
                <w:noProof/>
                <w:webHidden/>
              </w:rPr>
              <w:fldChar w:fldCharType="begin"/>
            </w:r>
            <w:r w:rsidR="00DC50B6">
              <w:rPr>
                <w:noProof/>
                <w:webHidden/>
              </w:rPr>
              <w:instrText xml:space="preserve"> PAGEREF _Toc471908394 \h </w:instrText>
            </w:r>
            <w:r w:rsidR="00DC50B6">
              <w:rPr>
                <w:noProof/>
                <w:webHidden/>
              </w:rPr>
            </w:r>
            <w:r w:rsidR="00DC50B6">
              <w:rPr>
                <w:noProof/>
                <w:webHidden/>
              </w:rPr>
              <w:fldChar w:fldCharType="separate"/>
            </w:r>
            <w:r w:rsidR="00DC50B6">
              <w:rPr>
                <w:noProof/>
                <w:webHidden/>
              </w:rPr>
              <w:t>10</w:t>
            </w:r>
            <w:r w:rsidR="00DC50B6">
              <w:rPr>
                <w:noProof/>
                <w:webHidden/>
              </w:rPr>
              <w:fldChar w:fldCharType="end"/>
            </w:r>
          </w:hyperlink>
        </w:p>
        <w:p w14:paraId="70DA9EB4" w14:textId="77777777" w:rsidR="00DC50B6" w:rsidRDefault="00424A39">
          <w:pPr>
            <w:pStyle w:val="TOC3"/>
            <w:tabs>
              <w:tab w:val="right" w:leader="dot" w:pos="9800"/>
            </w:tabs>
            <w:rPr>
              <w:rFonts w:asciiTheme="minorHAnsi" w:eastAsiaTheme="minorEastAsia" w:hAnsiTheme="minorHAnsi" w:cstheme="minorBidi"/>
              <w:noProof/>
              <w:color w:val="auto"/>
            </w:rPr>
          </w:pPr>
          <w:hyperlink w:anchor="_Toc471908395" w:history="1">
            <w:r w:rsidR="00DC50B6" w:rsidRPr="00AA2391">
              <w:rPr>
                <w:rStyle w:val="Hyperlink"/>
                <w:b/>
                <w:noProof/>
              </w:rPr>
              <w:t>3.3.5 Leave Approval Process</w:t>
            </w:r>
            <w:r w:rsidR="00DC50B6">
              <w:rPr>
                <w:noProof/>
                <w:webHidden/>
              </w:rPr>
              <w:tab/>
            </w:r>
            <w:r w:rsidR="00DC50B6">
              <w:rPr>
                <w:noProof/>
                <w:webHidden/>
              </w:rPr>
              <w:fldChar w:fldCharType="begin"/>
            </w:r>
            <w:r w:rsidR="00DC50B6">
              <w:rPr>
                <w:noProof/>
                <w:webHidden/>
              </w:rPr>
              <w:instrText xml:space="preserve"> PAGEREF _Toc471908395 \h </w:instrText>
            </w:r>
            <w:r w:rsidR="00DC50B6">
              <w:rPr>
                <w:noProof/>
                <w:webHidden/>
              </w:rPr>
            </w:r>
            <w:r w:rsidR="00DC50B6">
              <w:rPr>
                <w:noProof/>
                <w:webHidden/>
              </w:rPr>
              <w:fldChar w:fldCharType="separate"/>
            </w:r>
            <w:r w:rsidR="00DC50B6">
              <w:rPr>
                <w:noProof/>
                <w:webHidden/>
              </w:rPr>
              <w:t>10</w:t>
            </w:r>
            <w:r w:rsidR="00DC50B6">
              <w:rPr>
                <w:noProof/>
                <w:webHidden/>
              </w:rPr>
              <w:fldChar w:fldCharType="end"/>
            </w:r>
          </w:hyperlink>
        </w:p>
        <w:p w14:paraId="0E07540F" w14:textId="77777777" w:rsidR="00DC50B6" w:rsidRDefault="00424A39">
          <w:pPr>
            <w:pStyle w:val="TOC3"/>
            <w:tabs>
              <w:tab w:val="right" w:leader="dot" w:pos="9800"/>
            </w:tabs>
            <w:rPr>
              <w:rFonts w:asciiTheme="minorHAnsi" w:eastAsiaTheme="minorEastAsia" w:hAnsiTheme="minorHAnsi" w:cstheme="minorBidi"/>
              <w:noProof/>
              <w:color w:val="auto"/>
            </w:rPr>
          </w:pPr>
          <w:hyperlink w:anchor="_Toc471908396" w:history="1">
            <w:r w:rsidR="00DC50B6" w:rsidRPr="00AA2391">
              <w:rPr>
                <w:rStyle w:val="Hyperlink"/>
                <w:b/>
                <w:noProof/>
              </w:rPr>
              <w:t>3.3.6 Leave Carry Forward</w:t>
            </w:r>
            <w:r w:rsidR="00DC50B6">
              <w:rPr>
                <w:noProof/>
                <w:webHidden/>
              </w:rPr>
              <w:tab/>
            </w:r>
            <w:r w:rsidR="00DC50B6">
              <w:rPr>
                <w:noProof/>
                <w:webHidden/>
              </w:rPr>
              <w:fldChar w:fldCharType="begin"/>
            </w:r>
            <w:r w:rsidR="00DC50B6">
              <w:rPr>
                <w:noProof/>
                <w:webHidden/>
              </w:rPr>
              <w:instrText xml:space="preserve"> PAGEREF _Toc471908396 \h </w:instrText>
            </w:r>
            <w:r w:rsidR="00DC50B6">
              <w:rPr>
                <w:noProof/>
                <w:webHidden/>
              </w:rPr>
            </w:r>
            <w:r w:rsidR="00DC50B6">
              <w:rPr>
                <w:noProof/>
                <w:webHidden/>
              </w:rPr>
              <w:fldChar w:fldCharType="separate"/>
            </w:r>
            <w:r w:rsidR="00DC50B6">
              <w:rPr>
                <w:noProof/>
                <w:webHidden/>
              </w:rPr>
              <w:t>11</w:t>
            </w:r>
            <w:r w:rsidR="00DC50B6">
              <w:rPr>
                <w:noProof/>
                <w:webHidden/>
              </w:rPr>
              <w:fldChar w:fldCharType="end"/>
            </w:r>
          </w:hyperlink>
        </w:p>
        <w:p w14:paraId="4A306FE2" w14:textId="77777777" w:rsidR="00DC50B6" w:rsidRDefault="00424A39">
          <w:pPr>
            <w:pStyle w:val="TOC3"/>
            <w:tabs>
              <w:tab w:val="right" w:leader="dot" w:pos="9800"/>
            </w:tabs>
            <w:rPr>
              <w:rFonts w:asciiTheme="minorHAnsi" w:eastAsiaTheme="minorEastAsia" w:hAnsiTheme="minorHAnsi" w:cstheme="minorBidi"/>
              <w:noProof/>
              <w:color w:val="auto"/>
            </w:rPr>
          </w:pPr>
          <w:hyperlink w:anchor="_Toc471908397" w:history="1">
            <w:r w:rsidR="00DC50B6" w:rsidRPr="00AA2391">
              <w:rPr>
                <w:rStyle w:val="Hyperlink"/>
                <w:b/>
                <w:noProof/>
              </w:rPr>
              <w:t>3.3.7 Leave Encashment Process</w:t>
            </w:r>
            <w:r w:rsidR="00DC50B6">
              <w:rPr>
                <w:noProof/>
                <w:webHidden/>
              </w:rPr>
              <w:tab/>
            </w:r>
            <w:r w:rsidR="00DC50B6">
              <w:rPr>
                <w:noProof/>
                <w:webHidden/>
              </w:rPr>
              <w:fldChar w:fldCharType="begin"/>
            </w:r>
            <w:r w:rsidR="00DC50B6">
              <w:rPr>
                <w:noProof/>
                <w:webHidden/>
              </w:rPr>
              <w:instrText xml:space="preserve"> PAGEREF _Toc471908397 \h </w:instrText>
            </w:r>
            <w:r w:rsidR="00DC50B6">
              <w:rPr>
                <w:noProof/>
                <w:webHidden/>
              </w:rPr>
            </w:r>
            <w:r w:rsidR="00DC50B6">
              <w:rPr>
                <w:noProof/>
                <w:webHidden/>
              </w:rPr>
              <w:fldChar w:fldCharType="separate"/>
            </w:r>
            <w:r w:rsidR="00DC50B6">
              <w:rPr>
                <w:noProof/>
                <w:webHidden/>
              </w:rPr>
              <w:t>12</w:t>
            </w:r>
            <w:r w:rsidR="00DC50B6">
              <w:rPr>
                <w:noProof/>
                <w:webHidden/>
              </w:rPr>
              <w:fldChar w:fldCharType="end"/>
            </w:r>
          </w:hyperlink>
        </w:p>
        <w:p w14:paraId="3F40FFED" w14:textId="77777777" w:rsidR="00DC50B6" w:rsidRDefault="00424A39">
          <w:pPr>
            <w:pStyle w:val="TOC3"/>
            <w:tabs>
              <w:tab w:val="right" w:leader="dot" w:pos="9800"/>
            </w:tabs>
            <w:rPr>
              <w:rFonts w:asciiTheme="minorHAnsi" w:eastAsiaTheme="minorEastAsia" w:hAnsiTheme="minorHAnsi" w:cstheme="minorBidi"/>
              <w:noProof/>
              <w:color w:val="auto"/>
            </w:rPr>
          </w:pPr>
          <w:hyperlink w:anchor="_Toc471908398" w:history="1">
            <w:r w:rsidR="00DC50B6" w:rsidRPr="00AA2391">
              <w:rPr>
                <w:rStyle w:val="Hyperlink"/>
                <w:b/>
                <w:noProof/>
              </w:rPr>
              <w:t>3.3.8 Short Leave Process</w:t>
            </w:r>
            <w:r w:rsidR="00DC50B6">
              <w:rPr>
                <w:noProof/>
                <w:webHidden/>
              </w:rPr>
              <w:tab/>
            </w:r>
            <w:r w:rsidR="00DC50B6">
              <w:rPr>
                <w:noProof/>
                <w:webHidden/>
              </w:rPr>
              <w:fldChar w:fldCharType="begin"/>
            </w:r>
            <w:r w:rsidR="00DC50B6">
              <w:rPr>
                <w:noProof/>
                <w:webHidden/>
              </w:rPr>
              <w:instrText xml:space="preserve"> PAGEREF _Toc471908398 \h </w:instrText>
            </w:r>
            <w:r w:rsidR="00DC50B6">
              <w:rPr>
                <w:noProof/>
                <w:webHidden/>
              </w:rPr>
            </w:r>
            <w:r w:rsidR="00DC50B6">
              <w:rPr>
                <w:noProof/>
                <w:webHidden/>
              </w:rPr>
              <w:fldChar w:fldCharType="separate"/>
            </w:r>
            <w:r w:rsidR="00DC50B6">
              <w:rPr>
                <w:noProof/>
                <w:webHidden/>
              </w:rPr>
              <w:t>13</w:t>
            </w:r>
            <w:r w:rsidR="00DC50B6">
              <w:rPr>
                <w:noProof/>
                <w:webHidden/>
              </w:rPr>
              <w:fldChar w:fldCharType="end"/>
            </w:r>
          </w:hyperlink>
        </w:p>
        <w:p w14:paraId="3BA7043C" w14:textId="77777777" w:rsidR="00DC50B6" w:rsidRDefault="00424A39">
          <w:pPr>
            <w:pStyle w:val="TOC2"/>
            <w:tabs>
              <w:tab w:val="left" w:pos="880"/>
              <w:tab w:val="right" w:leader="dot" w:pos="9800"/>
            </w:tabs>
            <w:rPr>
              <w:rFonts w:asciiTheme="minorHAnsi" w:eastAsiaTheme="minorEastAsia" w:hAnsiTheme="minorHAnsi" w:cstheme="minorBidi"/>
              <w:noProof/>
              <w:color w:val="auto"/>
            </w:rPr>
          </w:pPr>
          <w:hyperlink w:anchor="_Toc471908399" w:history="1">
            <w:r w:rsidR="00DC50B6" w:rsidRPr="00AA2391">
              <w:rPr>
                <w:rStyle w:val="Hyperlink"/>
                <w:b/>
                <w:noProof/>
              </w:rPr>
              <w:t>3.4</w:t>
            </w:r>
            <w:r w:rsidR="00DC50B6">
              <w:rPr>
                <w:rFonts w:asciiTheme="minorHAnsi" w:eastAsiaTheme="minorEastAsia" w:hAnsiTheme="minorHAnsi" w:cstheme="minorBidi"/>
                <w:noProof/>
                <w:color w:val="auto"/>
              </w:rPr>
              <w:tab/>
            </w:r>
            <w:r w:rsidR="00DC50B6" w:rsidRPr="00AA2391">
              <w:rPr>
                <w:rStyle w:val="Hyperlink"/>
                <w:b/>
                <w:noProof/>
              </w:rPr>
              <w:t>Attendance Management</w:t>
            </w:r>
            <w:r w:rsidR="00DC50B6">
              <w:rPr>
                <w:noProof/>
                <w:webHidden/>
              </w:rPr>
              <w:tab/>
            </w:r>
            <w:r w:rsidR="00DC50B6">
              <w:rPr>
                <w:noProof/>
                <w:webHidden/>
              </w:rPr>
              <w:fldChar w:fldCharType="begin"/>
            </w:r>
            <w:r w:rsidR="00DC50B6">
              <w:rPr>
                <w:noProof/>
                <w:webHidden/>
              </w:rPr>
              <w:instrText xml:space="preserve"> PAGEREF _Toc471908399 \h </w:instrText>
            </w:r>
            <w:r w:rsidR="00DC50B6">
              <w:rPr>
                <w:noProof/>
                <w:webHidden/>
              </w:rPr>
            </w:r>
            <w:r w:rsidR="00DC50B6">
              <w:rPr>
                <w:noProof/>
                <w:webHidden/>
              </w:rPr>
              <w:fldChar w:fldCharType="separate"/>
            </w:r>
            <w:r w:rsidR="00DC50B6">
              <w:rPr>
                <w:noProof/>
                <w:webHidden/>
              </w:rPr>
              <w:t>13</w:t>
            </w:r>
            <w:r w:rsidR="00DC50B6">
              <w:rPr>
                <w:noProof/>
                <w:webHidden/>
              </w:rPr>
              <w:fldChar w:fldCharType="end"/>
            </w:r>
          </w:hyperlink>
        </w:p>
        <w:p w14:paraId="115A432C" w14:textId="77777777" w:rsidR="00DC50B6" w:rsidRDefault="00424A39">
          <w:pPr>
            <w:pStyle w:val="TOC3"/>
            <w:tabs>
              <w:tab w:val="right" w:leader="dot" w:pos="9800"/>
            </w:tabs>
            <w:rPr>
              <w:rFonts w:asciiTheme="minorHAnsi" w:eastAsiaTheme="minorEastAsia" w:hAnsiTheme="minorHAnsi" w:cstheme="minorBidi"/>
              <w:noProof/>
              <w:color w:val="auto"/>
            </w:rPr>
          </w:pPr>
          <w:hyperlink w:anchor="_Toc471908400" w:history="1">
            <w:r w:rsidR="00DC50B6" w:rsidRPr="00AA2391">
              <w:rPr>
                <w:rStyle w:val="Hyperlink"/>
                <w:b/>
                <w:noProof/>
              </w:rPr>
              <w:t>3.4.1 Module Overview</w:t>
            </w:r>
            <w:r w:rsidR="00DC50B6">
              <w:rPr>
                <w:noProof/>
                <w:webHidden/>
              </w:rPr>
              <w:tab/>
            </w:r>
            <w:r w:rsidR="00DC50B6">
              <w:rPr>
                <w:noProof/>
                <w:webHidden/>
              </w:rPr>
              <w:fldChar w:fldCharType="begin"/>
            </w:r>
            <w:r w:rsidR="00DC50B6">
              <w:rPr>
                <w:noProof/>
                <w:webHidden/>
              </w:rPr>
              <w:instrText xml:space="preserve"> PAGEREF _Toc471908400 \h </w:instrText>
            </w:r>
            <w:r w:rsidR="00DC50B6">
              <w:rPr>
                <w:noProof/>
                <w:webHidden/>
              </w:rPr>
            </w:r>
            <w:r w:rsidR="00DC50B6">
              <w:rPr>
                <w:noProof/>
                <w:webHidden/>
              </w:rPr>
              <w:fldChar w:fldCharType="separate"/>
            </w:r>
            <w:r w:rsidR="00DC50B6">
              <w:rPr>
                <w:noProof/>
                <w:webHidden/>
              </w:rPr>
              <w:t>13</w:t>
            </w:r>
            <w:r w:rsidR="00DC50B6">
              <w:rPr>
                <w:noProof/>
                <w:webHidden/>
              </w:rPr>
              <w:fldChar w:fldCharType="end"/>
            </w:r>
          </w:hyperlink>
        </w:p>
        <w:p w14:paraId="4ECFAC80" w14:textId="77777777" w:rsidR="00DC50B6" w:rsidRDefault="00424A39">
          <w:pPr>
            <w:pStyle w:val="TOC3"/>
            <w:tabs>
              <w:tab w:val="right" w:leader="dot" w:pos="9800"/>
            </w:tabs>
            <w:rPr>
              <w:rFonts w:asciiTheme="minorHAnsi" w:eastAsiaTheme="minorEastAsia" w:hAnsiTheme="minorHAnsi" w:cstheme="minorBidi"/>
              <w:noProof/>
              <w:color w:val="auto"/>
            </w:rPr>
          </w:pPr>
          <w:hyperlink w:anchor="_Toc471908401" w:history="1">
            <w:r w:rsidR="00DC50B6" w:rsidRPr="00AA2391">
              <w:rPr>
                <w:rStyle w:val="Hyperlink"/>
                <w:b/>
                <w:noProof/>
              </w:rPr>
              <w:t>3.4.2 To be system</w:t>
            </w:r>
            <w:r w:rsidR="00DC50B6">
              <w:rPr>
                <w:noProof/>
                <w:webHidden/>
              </w:rPr>
              <w:tab/>
            </w:r>
            <w:r w:rsidR="00DC50B6">
              <w:rPr>
                <w:noProof/>
                <w:webHidden/>
              </w:rPr>
              <w:fldChar w:fldCharType="begin"/>
            </w:r>
            <w:r w:rsidR="00DC50B6">
              <w:rPr>
                <w:noProof/>
                <w:webHidden/>
              </w:rPr>
              <w:instrText xml:space="preserve"> PAGEREF _Toc471908401 \h </w:instrText>
            </w:r>
            <w:r w:rsidR="00DC50B6">
              <w:rPr>
                <w:noProof/>
                <w:webHidden/>
              </w:rPr>
            </w:r>
            <w:r w:rsidR="00DC50B6">
              <w:rPr>
                <w:noProof/>
                <w:webHidden/>
              </w:rPr>
              <w:fldChar w:fldCharType="separate"/>
            </w:r>
            <w:r w:rsidR="00DC50B6">
              <w:rPr>
                <w:noProof/>
                <w:webHidden/>
              </w:rPr>
              <w:t>14</w:t>
            </w:r>
            <w:r w:rsidR="00DC50B6">
              <w:rPr>
                <w:noProof/>
                <w:webHidden/>
              </w:rPr>
              <w:fldChar w:fldCharType="end"/>
            </w:r>
          </w:hyperlink>
        </w:p>
        <w:p w14:paraId="10198936" w14:textId="77777777" w:rsidR="00DC50B6" w:rsidRDefault="00424A39">
          <w:pPr>
            <w:pStyle w:val="TOC2"/>
            <w:tabs>
              <w:tab w:val="right" w:leader="dot" w:pos="9800"/>
            </w:tabs>
            <w:rPr>
              <w:rFonts w:asciiTheme="minorHAnsi" w:eastAsiaTheme="minorEastAsia" w:hAnsiTheme="minorHAnsi" w:cstheme="minorBidi"/>
              <w:noProof/>
              <w:color w:val="auto"/>
            </w:rPr>
          </w:pPr>
          <w:hyperlink w:anchor="_Toc471908402" w:history="1">
            <w:r w:rsidR="00DC50B6" w:rsidRPr="00AA2391">
              <w:rPr>
                <w:rStyle w:val="Hyperlink"/>
                <w:b/>
                <w:noProof/>
              </w:rPr>
              <w:t>3.5 Shift / Roster Management</w:t>
            </w:r>
            <w:r w:rsidR="00DC50B6">
              <w:rPr>
                <w:noProof/>
                <w:webHidden/>
              </w:rPr>
              <w:tab/>
            </w:r>
            <w:r w:rsidR="00DC50B6">
              <w:rPr>
                <w:noProof/>
                <w:webHidden/>
              </w:rPr>
              <w:fldChar w:fldCharType="begin"/>
            </w:r>
            <w:r w:rsidR="00DC50B6">
              <w:rPr>
                <w:noProof/>
                <w:webHidden/>
              </w:rPr>
              <w:instrText xml:space="preserve"> PAGEREF _Toc471908402 \h </w:instrText>
            </w:r>
            <w:r w:rsidR="00DC50B6">
              <w:rPr>
                <w:noProof/>
                <w:webHidden/>
              </w:rPr>
            </w:r>
            <w:r w:rsidR="00DC50B6">
              <w:rPr>
                <w:noProof/>
                <w:webHidden/>
              </w:rPr>
              <w:fldChar w:fldCharType="separate"/>
            </w:r>
            <w:r w:rsidR="00DC50B6">
              <w:rPr>
                <w:noProof/>
                <w:webHidden/>
              </w:rPr>
              <w:t>15</w:t>
            </w:r>
            <w:r w:rsidR="00DC50B6">
              <w:rPr>
                <w:noProof/>
                <w:webHidden/>
              </w:rPr>
              <w:fldChar w:fldCharType="end"/>
            </w:r>
          </w:hyperlink>
        </w:p>
        <w:p w14:paraId="3EB1A6DF" w14:textId="77777777" w:rsidR="00DC50B6" w:rsidRDefault="00424A39">
          <w:pPr>
            <w:pStyle w:val="TOC3"/>
            <w:tabs>
              <w:tab w:val="right" w:leader="dot" w:pos="9800"/>
            </w:tabs>
            <w:rPr>
              <w:rFonts w:asciiTheme="minorHAnsi" w:eastAsiaTheme="minorEastAsia" w:hAnsiTheme="minorHAnsi" w:cstheme="minorBidi"/>
              <w:noProof/>
              <w:color w:val="auto"/>
            </w:rPr>
          </w:pPr>
          <w:hyperlink w:anchor="_Toc471908403" w:history="1">
            <w:r w:rsidR="00DC50B6" w:rsidRPr="00AA2391">
              <w:rPr>
                <w:rStyle w:val="Hyperlink"/>
                <w:b/>
                <w:noProof/>
              </w:rPr>
              <w:t>3.5.1 Module Overview</w:t>
            </w:r>
            <w:r w:rsidR="00DC50B6">
              <w:rPr>
                <w:noProof/>
                <w:webHidden/>
              </w:rPr>
              <w:tab/>
            </w:r>
            <w:r w:rsidR="00DC50B6">
              <w:rPr>
                <w:noProof/>
                <w:webHidden/>
              </w:rPr>
              <w:fldChar w:fldCharType="begin"/>
            </w:r>
            <w:r w:rsidR="00DC50B6">
              <w:rPr>
                <w:noProof/>
                <w:webHidden/>
              </w:rPr>
              <w:instrText xml:space="preserve"> PAGEREF _Toc471908403 \h </w:instrText>
            </w:r>
            <w:r w:rsidR="00DC50B6">
              <w:rPr>
                <w:noProof/>
                <w:webHidden/>
              </w:rPr>
            </w:r>
            <w:r w:rsidR="00DC50B6">
              <w:rPr>
                <w:noProof/>
                <w:webHidden/>
              </w:rPr>
              <w:fldChar w:fldCharType="separate"/>
            </w:r>
            <w:r w:rsidR="00DC50B6">
              <w:rPr>
                <w:noProof/>
                <w:webHidden/>
              </w:rPr>
              <w:t>15</w:t>
            </w:r>
            <w:r w:rsidR="00DC50B6">
              <w:rPr>
                <w:noProof/>
                <w:webHidden/>
              </w:rPr>
              <w:fldChar w:fldCharType="end"/>
            </w:r>
          </w:hyperlink>
        </w:p>
        <w:p w14:paraId="405B9313" w14:textId="77777777" w:rsidR="00DC50B6" w:rsidRDefault="00424A39">
          <w:pPr>
            <w:pStyle w:val="TOC3"/>
            <w:tabs>
              <w:tab w:val="right" w:leader="dot" w:pos="9800"/>
            </w:tabs>
            <w:rPr>
              <w:rFonts w:asciiTheme="minorHAnsi" w:eastAsiaTheme="minorEastAsia" w:hAnsiTheme="minorHAnsi" w:cstheme="minorBidi"/>
              <w:noProof/>
              <w:color w:val="auto"/>
            </w:rPr>
          </w:pPr>
          <w:hyperlink w:anchor="_Toc471908404" w:history="1">
            <w:r w:rsidR="00DC50B6" w:rsidRPr="00AA2391">
              <w:rPr>
                <w:rStyle w:val="Hyperlink"/>
                <w:b/>
                <w:noProof/>
              </w:rPr>
              <w:t>3.5.2 To be System</w:t>
            </w:r>
            <w:r w:rsidR="00DC50B6">
              <w:rPr>
                <w:noProof/>
                <w:webHidden/>
              </w:rPr>
              <w:tab/>
            </w:r>
            <w:r w:rsidR="00DC50B6">
              <w:rPr>
                <w:noProof/>
                <w:webHidden/>
              </w:rPr>
              <w:fldChar w:fldCharType="begin"/>
            </w:r>
            <w:r w:rsidR="00DC50B6">
              <w:rPr>
                <w:noProof/>
                <w:webHidden/>
              </w:rPr>
              <w:instrText xml:space="preserve"> PAGEREF _Toc471908404 \h </w:instrText>
            </w:r>
            <w:r w:rsidR="00DC50B6">
              <w:rPr>
                <w:noProof/>
                <w:webHidden/>
              </w:rPr>
            </w:r>
            <w:r w:rsidR="00DC50B6">
              <w:rPr>
                <w:noProof/>
                <w:webHidden/>
              </w:rPr>
              <w:fldChar w:fldCharType="separate"/>
            </w:r>
            <w:r w:rsidR="00DC50B6">
              <w:rPr>
                <w:noProof/>
                <w:webHidden/>
              </w:rPr>
              <w:t>15</w:t>
            </w:r>
            <w:r w:rsidR="00DC50B6">
              <w:rPr>
                <w:noProof/>
                <w:webHidden/>
              </w:rPr>
              <w:fldChar w:fldCharType="end"/>
            </w:r>
          </w:hyperlink>
        </w:p>
        <w:p w14:paraId="1426267B" w14:textId="77777777" w:rsidR="00DC50B6" w:rsidRDefault="00424A39">
          <w:pPr>
            <w:pStyle w:val="TOC2"/>
            <w:tabs>
              <w:tab w:val="right" w:leader="dot" w:pos="9800"/>
            </w:tabs>
            <w:rPr>
              <w:rFonts w:asciiTheme="minorHAnsi" w:eastAsiaTheme="minorEastAsia" w:hAnsiTheme="minorHAnsi" w:cstheme="minorBidi"/>
              <w:noProof/>
              <w:color w:val="auto"/>
            </w:rPr>
          </w:pPr>
          <w:hyperlink w:anchor="_Toc471908405" w:history="1">
            <w:r w:rsidR="00DC50B6" w:rsidRPr="00AA2391">
              <w:rPr>
                <w:rStyle w:val="Hyperlink"/>
                <w:b/>
                <w:noProof/>
              </w:rPr>
              <w:t>3.6 Payroll Management</w:t>
            </w:r>
            <w:r w:rsidR="00DC50B6">
              <w:rPr>
                <w:noProof/>
                <w:webHidden/>
              </w:rPr>
              <w:tab/>
            </w:r>
            <w:r w:rsidR="00DC50B6">
              <w:rPr>
                <w:noProof/>
                <w:webHidden/>
              </w:rPr>
              <w:fldChar w:fldCharType="begin"/>
            </w:r>
            <w:r w:rsidR="00DC50B6">
              <w:rPr>
                <w:noProof/>
                <w:webHidden/>
              </w:rPr>
              <w:instrText xml:space="preserve"> PAGEREF _Toc471908405 \h </w:instrText>
            </w:r>
            <w:r w:rsidR="00DC50B6">
              <w:rPr>
                <w:noProof/>
                <w:webHidden/>
              </w:rPr>
            </w:r>
            <w:r w:rsidR="00DC50B6">
              <w:rPr>
                <w:noProof/>
                <w:webHidden/>
              </w:rPr>
              <w:fldChar w:fldCharType="separate"/>
            </w:r>
            <w:r w:rsidR="00DC50B6">
              <w:rPr>
                <w:noProof/>
                <w:webHidden/>
              </w:rPr>
              <w:t>16</w:t>
            </w:r>
            <w:r w:rsidR="00DC50B6">
              <w:rPr>
                <w:noProof/>
                <w:webHidden/>
              </w:rPr>
              <w:fldChar w:fldCharType="end"/>
            </w:r>
          </w:hyperlink>
        </w:p>
        <w:p w14:paraId="169F09B6" w14:textId="77777777" w:rsidR="00DC50B6" w:rsidRDefault="00424A39">
          <w:pPr>
            <w:pStyle w:val="TOC3"/>
            <w:tabs>
              <w:tab w:val="right" w:leader="dot" w:pos="9800"/>
            </w:tabs>
            <w:rPr>
              <w:rFonts w:asciiTheme="minorHAnsi" w:eastAsiaTheme="minorEastAsia" w:hAnsiTheme="minorHAnsi" w:cstheme="minorBidi"/>
              <w:noProof/>
              <w:color w:val="auto"/>
            </w:rPr>
          </w:pPr>
          <w:hyperlink w:anchor="_Toc471908406" w:history="1">
            <w:r w:rsidR="00DC50B6" w:rsidRPr="00AA2391">
              <w:rPr>
                <w:rStyle w:val="Hyperlink"/>
                <w:b/>
                <w:noProof/>
              </w:rPr>
              <w:t>3.6.1 Module Overview</w:t>
            </w:r>
            <w:r w:rsidR="00DC50B6">
              <w:rPr>
                <w:noProof/>
                <w:webHidden/>
              </w:rPr>
              <w:tab/>
            </w:r>
            <w:r w:rsidR="00DC50B6">
              <w:rPr>
                <w:noProof/>
                <w:webHidden/>
              </w:rPr>
              <w:fldChar w:fldCharType="begin"/>
            </w:r>
            <w:r w:rsidR="00DC50B6">
              <w:rPr>
                <w:noProof/>
                <w:webHidden/>
              </w:rPr>
              <w:instrText xml:space="preserve"> PAGEREF _Toc471908406 \h </w:instrText>
            </w:r>
            <w:r w:rsidR="00DC50B6">
              <w:rPr>
                <w:noProof/>
                <w:webHidden/>
              </w:rPr>
            </w:r>
            <w:r w:rsidR="00DC50B6">
              <w:rPr>
                <w:noProof/>
                <w:webHidden/>
              </w:rPr>
              <w:fldChar w:fldCharType="separate"/>
            </w:r>
            <w:r w:rsidR="00DC50B6">
              <w:rPr>
                <w:noProof/>
                <w:webHidden/>
              </w:rPr>
              <w:t>16</w:t>
            </w:r>
            <w:r w:rsidR="00DC50B6">
              <w:rPr>
                <w:noProof/>
                <w:webHidden/>
              </w:rPr>
              <w:fldChar w:fldCharType="end"/>
            </w:r>
          </w:hyperlink>
        </w:p>
        <w:p w14:paraId="6E445A77" w14:textId="77777777" w:rsidR="00DC50B6" w:rsidRDefault="00424A39">
          <w:pPr>
            <w:pStyle w:val="TOC3"/>
            <w:tabs>
              <w:tab w:val="right" w:leader="dot" w:pos="9800"/>
            </w:tabs>
            <w:rPr>
              <w:rFonts w:asciiTheme="minorHAnsi" w:eastAsiaTheme="minorEastAsia" w:hAnsiTheme="minorHAnsi" w:cstheme="minorBidi"/>
              <w:noProof/>
              <w:color w:val="auto"/>
            </w:rPr>
          </w:pPr>
          <w:hyperlink w:anchor="_Toc471908407" w:history="1">
            <w:r w:rsidR="00DC50B6" w:rsidRPr="00AA2391">
              <w:rPr>
                <w:rStyle w:val="Hyperlink"/>
                <w:b/>
                <w:noProof/>
              </w:rPr>
              <w:t>3.6.2 To Be System:</w:t>
            </w:r>
            <w:r w:rsidR="00DC50B6">
              <w:rPr>
                <w:noProof/>
                <w:webHidden/>
              </w:rPr>
              <w:tab/>
            </w:r>
            <w:r w:rsidR="00DC50B6">
              <w:rPr>
                <w:noProof/>
                <w:webHidden/>
              </w:rPr>
              <w:fldChar w:fldCharType="begin"/>
            </w:r>
            <w:r w:rsidR="00DC50B6">
              <w:rPr>
                <w:noProof/>
                <w:webHidden/>
              </w:rPr>
              <w:instrText xml:space="preserve"> PAGEREF _Toc471908407 \h </w:instrText>
            </w:r>
            <w:r w:rsidR="00DC50B6">
              <w:rPr>
                <w:noProof/>
                <w:webHidden/>
              </w:rPr>
            </w:r>
            <w:r w:rsidR="00DC50B6">
              <w:rPr>
                <w:noProof/>
                <w:webHidden/>
              </w:rPr>
              <w:fldChar w:fldCharType="separate"/>
            </w:r>
            <w:r w:rsidR="00DC50B6">
              <w:rPr>
                <w:noProof/>
                <w:webHidden/>
              </w:rPr>
              <w:t>17</w:t>
            </w:r>
            <w:r w:rsidR="00DC50B6">
              <w:rPr>
                <w:noProof/>
                <w:webHidden/>
              </w:rPr>
              <w:fldChar w:fldCharType="end"/>
            </w:r>
          </w:hyperlink>
        </w:p>
        <w:p w14:paraId="4F4F6EC8" w14:textId="77777777" w:rsidR="00DC50B6" w:rsidRDefault="00424A39">
          <w:pPr>
            <w:pStyle w:val="TOC2"/>
            <w:tabs>
              <w:tab w:val="right" w:leader="dot" w:pos="9800"/>
            </w:tabs>
            <w:rPr>
              <w:rFonts w:asciiTheme="minorHAnsi" w:eastAsiaTheme="minorEastAsia" w:hAnsiTheme="minorHAnsi" w:cstheme="minorBidi"/>
              <w:noProof/>
              <w:color w:val="auto"/>
            </w:rPr>
          </w:pPr>
          <w:hyperlink w:anchor="_Toc471908408" w:history="1">
            <w:r w:rsidR="00DC50B6" w:rsidRPr="00AA2391">
              <w:rPr>
                <w:rStyle w:val="Hyperlink"/>
                <w:b/>
                <w:noProof/>
              </w:rPr>
              <w:t>3.7 Employee Advance Salary Process</w:t>
            </w:r>
            <w:r w:rsidR="00DC50B6">
              <w:rPr>
                <w:noProof/>
                <w:webHidden/>
              </w:rPr>
              <w:tab/>
            </w:r>
            <w:r w:rsidR="00DC50B6">
              <w:rPr>
                <w:noProof/>
                <w:webHidden/>
              </w:rPr>
              <w:fldChar w:fldCharType="begin"/>
            </w:r>
            <w:r w:rsidR="00DC50B6">
              <w:rPr>
                <w:noProof/>
                <w:webHidden/>
              </w:rPr>
              <w:instrText xml:space="preserve"> PAGEREF _Toc471908408 \h </w:instrText>
            </w:r>
            <w:r w:rsidR="00DC50B6">
              <w:rPr>
                <w:noProof/>
                <w:webHidden/>
              </w:rPr>
            </w:r>
            <w:r w:rsidR="00DC50B6">
              <w:rPr>
                <w:noProof/>
                <w:webHidden/>
              </w:rPr>
              <w:fldChar w:fldCharType="separate"/>
            </w:r>
            <w:r w:rsidR="00DC50B6">
              <w:rPr>
                <w:noProof/>
                <w:webHidden/>
              </w:rPr>
              <w:t>19</w:t>
            </w:r>
            <w:r w:rsidR="00DC50B6">
              <w:rPr>
                <w:noProof/>
                <w:webHidden/>
              </w:rPr>
              <w:fldChar w:fldCharType="end"/>
            </w:r>
          </w:hyperlink>
        </w:p>
        <w:p w14:paraId="3559C9B2" w14:textId="77777777" w:rsidR="00DC50B6" w:rsidRDefault="00424A39">
          <w:pPr>
            <w:pStyle w:val="TOC3"/>
            <w:tabs>
              <w:tab w:val="right" w:leader="dot" w:pos="9800"/>
            </w:tabs>
            <w:rPr>
              <w:rFonts w:asciiTheme="minorHAnsi" w:eastAsiaTheme="minorEastAsia" w:hAnsiTheme="minorHAnsi" w:cstheme="minorBidi"/>
              <w:noProof/>
              <w:color w:val="auto"/>
            </w:rPr>
          </w:pPr>
          <w:hyperlink w:anchor="_Toc471908409" w:history="1">
            <w:r w:rsidR="00DC50B6" w:rsidRPr="00AA2391">
              <w:rPr>
                <w:rStyle w:val="Hyperlink"/>
                <w:b/>
                <w:noProof/>
              </w:rPr>
              <w:t>3.7.1 Module Overview</w:t>
            </w:r>
            <w:r w:rsidR="00DC50B6">
              <w:rPr>
                <w:noProof/>
                <w:webHidden/>
              </w:rPr>
              <w:tab/>
            </w:r>
            <w:r w:rsidR="00DC50B6">
              <w:rPr>
                <w:noProof/>
                <w:webHidden/>
              </w:rPr>
              <w:fldChar w:fldCharType="begin"/>
            </w:r>
            <w:r w:rsidR="00DC50B6">
              <w:rPr>
                <w:noProof/>
                <w:webHidden/>
              </w:rPr>
              <w:instrText xml:space="preserve"> PAGEREF _Toc471908409 \h </w:instrText>
            </w:r>
            <w:r w:rsidR="00DC50B6">
              <w:rPr>
                <w:noProof/>
                <w:webHidden/>
              </w:rPr>
            </w:r>
            <w:r w:rsidR="00DC50B6">
              <w:rPr>
                <w:noProof/>
                <w:webHidden/>
              </w:rPr>
              <w:fldChar w:fldCharType="separate"/>
            </w:r>
            <w:r w:rsidR="00DC50B6">
              <w:rPr>
                <w:noProof/>
                <w:webHidden/>
              </w:rPr>
              <w:t>19</w:t>
            </w:r>
            <w:r w:rsidR="00DC50B6">
              <w:rPr>
                <w:noProof/>
                <w:webHidden/>
              </w:rPr>
              <w:fldChar w:fldCharType="end"/>
            </w:r>
          </w:hyperlink>
        </w:p>
        <w:p w14:paraId="509B7FBD" w14:textId="77777777" w:rsidR="00DC50B6" w:rsidRDefault="00424A39">
          <w:pPr>
            <w:pStyle w:val="TOC3"/>
            <w:tabs>
              <w:tab w:val="right" w:leader="dot" w:pos="9800"/>
            </w:tabs>
            <w:rPr>
              <w:rFonts w:asciiTheme="minorHAnsi" w:eastAsiaTheme="minorEastAsia" w:hAnsiTheme="minorHAnsi" w:cstheme="minorBidi"/>
              <w:noProof/>
              <w:color w:val="auto"/>
            </w:rPr>
          </w:pPr>
          <w:hyperlink w:anchor="_Toc471908410" w:history="1">
            <w:r w:rsidR="00DC50B6" w:rsidRPr="00AA2391">
              <w:rPr>
                <w:rStyle w:val="Hyperlink"/>
                <w:b/>
                <w:noProof/>
              </w:rPr>
              <w:t>3.7.2 To Be System</w:t>
            </w:r>
            <w:r w:rsidR="00DC50B6">
              <w:rPr>
                <w:noProof/>
                <w:webHidden/>
              </w:rPr>
              <w:tab/>
            </w:r>
            <w:r w:rsidR="00DC50B6">
              <w:rPr>
                <w:noProof/>
                <w:webHidden/>
              </w:rPr>
              <w:fldChar w:fldCharType="begin"/>
            </w:r>
            <w:r w:rsidR="00DC50B6">
              <w:rPr>
                <w:noProof/>
                <w:webHidden/>
              </w:rPr>
              <w:instrText xml:space="preserve"> PAGEREF _Toc471908410 \h </w:instrText>
            </w:r>
            <w:r w:rsidR="00DC50B6">
              <w:rPr>
                <w:noProof/>
                <w:webHidden/>
              </w:rPr>
            </w:r>
            <w:r w:rsidR="00DC50B6">
              <w:rPr>
                <w:noProof/>
                <w:webHidden/>
              </w:rPr>
              <w:fldChar w:fldCharType="separate"/>
            </w:r>
            <w:r w:rsidR="00DC50B6">
              <w:rPr>
                <w:noProof/>
                <w:webHidden/>
              </w:rPr>
              <w:t>19</w:t>
            </w:r>
            <w:r w:rsidR="00DC50B6">
              <w:rPr>
                <w:noProof/>
                <w:webHidden/>
              </w:rPr>
              <w:fldChar w:fldCharType="end"/>
            </w:r>
          </w:hyperlink>
        </w:p>
        <w:p w14:paraId="788059D6" w14:textId="77777777" w:rsidR="00DC50B6" w:rsidRDefault="00424A39">
          <w:pPr>
            <w:pStyle w:val="TOC2"/>
            <w:tabs>
              <w:tab w:val="right" w:leader="dot" w:pos="9800"/>
            </w:tabs>
            <w:rPr>
              <w:rFonts w:asciiTheme="minorHAnsi" w:eastAsiaTheme="minorEastAsia" w:hAnsiTheme="minorHAnsi" w:cstheme="minorBidi"/>
              <w:noProof/>
              <w:color w:val="auto"/>
            </w:rPr>
          </w:pPr>
          <w:hyperlink w:anchor="_Toc471908411" w:history="1">
            <w:r w:rsidR="00DC50B6" w:rsidRPr="00AA2391">
              <w:rPr>
                <w:rStyle w:val="Hyperlink"/>
                <w:b/>
                <w:noProof/>
              </w:rPr>
              <w:t>3.8 Recruitment and Departure Process Management</w:t>
            </w:r>
            <w:r w:rsidR="00DC50B6">
              <w:rPr>
                <w:noProof/>
                <w:webHidden/>
              </w:rPr>
              <w:tab/>
            </w:r>
            <w:r w:rsidR="00DC50B6">
              <w:rPr>
                <w:noProof/>
                <w:webHidden/>
              </w:rPr>
              <w:fldChar w:fldCharType="begin"/>
            </w:r>
            <w:r w:rsidR="00DC50B6">
              <w:rPr>
                <w:noProof/>
                <w:webHidden/>
              </w:rPr>
              <w:instrText xml:space="preserve"> PAGEREF _Toc471908411 \h </w:instrText>
            </w:r>
            <w:r w:rsidR="00DC50B6">
              <w:rPr>
                <w:noProof/>
                <w:webHidden/>
              </w:rPr>
            </w:r>
            <w:r w:rsidR="00DC50B6">
              <w:rPr>
                <w:noProof/>
                <w:webHidden/>
              </w:rPr>
              <w:fldChar w:fldCharType="separate"/>
            </w:r>
            <w:r w:rsidR="00DC50B6">
              <w:rPr>
                <w:noProof/>
                <w:webHidden/>
              </w:rPr>
              <w:t>20</w:t>
            </w:r>
            <w:r w:rsidR="00DC50B6">
              <w:rPr>
                <w:noProof/>
                <w:webHidden/>
              </w:rPr>
              <w:fldChar w:fldCharType="end"/>
            </w:r>
          </w:hyperlink>
        </w:p>
        <w:p w14:paraId="6F036153" w14:textId="77777777" w:rsidR="00DC50B6" w:rsidRDefault="00424A39">
          <w:pPr>
            <w:pStyle w:val="TOC3"/>
            <w:tabs>
              <w:tab w:val="right" w:leader="dot" w:pos="9800"/>
            </w:tabs>
            <w:rPr>
              <w:rFonts w:asciiTheme="minorHAnsi" w:eastAsiaTheme="minorEastAsia" w:hAnsiTheme="minorHAnsi" w:cstheme="minorBidi"/>
              <w:noProof/>
              <w:color w:val="auto"/>
            </w:rPr>
          </w:pPr>
          <w:hyperlink w:anchor="_Toc471908412" w:history="1">
            <w:r w:rsidR="00DC50B6" w:rsidRPr="00AA2391">
              <w:rPr>
                <w:rStyle w:val="Hyperlink"/>
                <w:b/>
                <w:noProof/>
              </w:rPr>
              <w:t>3.8.1 Module Overview</w:t>
            </w:r>
            <w:r w:rsidR="00DC50B6">
              <w:rPr>
                <w:noProof/>
                <w:webHidden/>
              </w:rPr>
              <w:tab/>
            </w:r>
            <w:r w:rsidR="00DC50B6">
              <w:rPr>
                <w:noProof/>
                <w:webHidden/>
              </w:rPr>
              <w:fldChar w:fldCharType="begin"/>
            </w:r>
            <w:r w:rsidR="00DC50B6">
              <w:rPr>
                <w:noProof/>
                <w:webHidden/>
              </w:rPr>
              <w:instrText xml:space="preserve"> PAGEREF _Toc471908412 \h </w:instrText>
            </w:r>
            <w:r w:rsidR="00DC50B6">
              <w:rPr>
                <w:noProof/>
                <w:webHidden/>
              </w:rPr>
            </w:r>
            <w:r w:rsidR="00DC50B6">
              <w:rPr>
                <w:noProof/>
                <w:webHidden/>
              </w:rPr>
              <w:fldChar w:fldCharType="separate"/>
            </w:r>
            <w:r w:rsidR="00DC50B6">
              <w:rPr>
                <w:noProof/>
                <w:webHidden/>
              </w:rPr>
              <w:t>20</w:t>
            </w:r>
            <w:r w:rsidR="00DC50B6">
              <w:rPr>
                <w:noProof/>
                <w:webHidden/>
              </w:rPr>
              <w:fldChar w:fldCharType="end"/>
            </w:r>
          </w:hyperlink>
        </w:p>
        <w:p w14:paraId="6FB98D48" w14:textId="77777777" w:rsidR="00DC50B6" w:rsidRDefault="00424A39">
          <w:pPr>
            <w:pStyle w:val="TOC3"/>
            <w:tabs>
              <w:tab w:val="right" w:leader="dot" w:pos="9800"/>
            </w:tabs>
            <w:rPr>
              <w:rFonts w:asciiTheme="minorHAnsi" w:eastAsiaTheme="minorEastAsia" w:hAnsiTheme="minorHAnsi" w:cstheme="minorBidi"/>
              <w:noProof/>
              <w:color w:val="auto"/>
            </w:rPr>
          </w:pPr>
          <w:hyperlink w:anchor="_Toc471908413" w:history="1">
            <w:r w:rsidR="00DC50B6" w:rsidRPr="00AA2391">
              <w:rPr>
                <w:rStyle w:val="Hyperlink"/>
                <w:b/>
                <w:noProof/>
              </w:rPr>
              <w:t>3.8.2 To Be system</w:t>
            </w:r>
            <w:r w:rsidR="00DC50B6">
              <w:rPr>
                <w:noProof/>
                <w:webHidden/>
              </w:rPr>
              <w:tab/>
            </w:r>
            <w:r w:rsidR="00DC50B6">
              <w:rPr>
                <w:noProof/>
                <w:webHidden/>
              </w:rPr>
              <w:fldChar w:fldCharType="begin"/>
            </w:r>
            <w:r w:rsidR="00DC50B6">
              <w:rPr>
                <w:noProof/>
                <w:webHidden/>
              </w:rPr>
              <w:instrText xml:space="preserve"> PAGEREF _Toc471908413 \h </w:instrText>
            </w:r>
            <w:r w:rsidR="00DC50B6">
              <w:rPr>
                <w:noProof/>
                <w:webHidden/>
              </w:rPr>
            </w:r>
            <w:r w:rsidR="00DC50B6">
              <w:rPr>
                <w:noProof/>
                <w:webHidden/>
              </w:rPr>
              <w:fldChar w:fldCharType="separate"/>
            </w:r>
            <w:r w:rsidR="00DC50B6">
              <w:rPr>
                <w:noProof/>
                <w:webHidden/>
              </w:rPr>
              <w:t>20</w:t>
            </w:r>
            <w:r w:rsidR="00DC50B6">
              <w:rPr>
                <w:noProof/>
                <w:webHidden/>
              </w:rPr>
              <w:fldChar w:fldCharType="end"/>
            </w:r>
          </w:hyperlink>
        </w:p>
        <w:p w14:paraId="3C6E0528" w14:textId="77777777" w:rsidR="00DC50B6" w:rsidRDefault="00424A39">
          <w:pPr>
            <w:pStyle w:val="TOC2"/>
            <w:tabs>
              <w:tab w:val="right" w:leader="dot" w:pos="9800"/>
            </w:tabs>
            <w:rPr>
              <w:rFonts w:asciiTheme="minorHAnsi" w:eastAsiaTheme="minorEastAsia" w:hAnsiTheme="minorHAnsi" w:cstheme="minorBidi"/>
              <w:noProof/>
              <w:color w:val="auto"/>
            </w:rPr>
          </w:pPr>
          <w:hyperlink w:anchor="_Toc471908414" w:history="1">
            <w:r w:rsidR="00DC50B6" w:rsidRPr="00AA2391">
              <w:rPr>
                <w:rStyle w:val="Hyperlink"/>
                <w:b/>
                <w:noProof/>
              </w:rPr>
              <w:t>3.9 Employee Loan Management</w:t>
            </w:r>
            <w:r w:rsidR="00DC50B6">
              <w:rPr>
                <w:noProof/>
                <w:webHidden/>
              </w:rPr>
              <w:tab/>
            </w:r>
            <w:r w:rsidR="00DC50B6">
              <w:rPr>
                <w:noProof/>
                <w:webHidden/>
              </w:rPr>
              <w:fldChar w:fldCharType="begin"/>
            </w:r>
            <w:r w:rsidR="00DC50B6">
              <w:rPr>
                <w:noProof/>
                <w:webHidden/>
              </w:rPr>
              <w:instrText xml:space="preserve"> PAGEREF _Toc471908414 \h </w:instrText>
            </w:r>
            <w:r w:rsidR="00DC50B6">
              <w:rPr>
                <w:noProof/>
                <w:webHidden/>
              </w:rPr>
            </w:r>
            <w:r w:rsidR="00DC50B6">
              <w:rPr>
                <w:noProof/>
                <w:webHidden/>
              </w:rPr>
              <w:fldChar w:fldCharType="separate"/>
            </w:r>
            <w:r w:rsidR="00DC50B6">
              <w:rPr>
                <w:noProof/>
                <w:webHidden/>
              </w:rPr>
              <w:t>22</w:t>
            </w:r>
            <w:r w:rsidR="00DC50B6">
              <w:rPr>
                <w:noProof/>
                <w:webHidden/>
              </w:rPr>
              <w:fldChar w:fldCharType="end"/>
            </w:r>
          </w:hyperlink>
        </w:p>
        <w:p w14:paraId="63C8AF10" w14:textId="77777777" w:rsidR="00DC50B6" w:rsidRDefault="00424A39">
          <w:pPr>
            <w:pStyle w:val="TOC3"/>
            <w:tabs>
              <w:tab w:val="right" w:leader="dot" w:pos="9800"/>
            </w:tabs>
            <w:rPr>
              <w:rFonts w:asciiTheme="minorHAnsi" w:eastAsiaTheme="minorEastAsia" w:hAnsiTheme="minorHAnsi" w:cstheme="minorBidi"/>
              <w:noProof/>
              <w:color w:val="auto"/>
            </w:rPr>
          </w:pPr>
          <w:hyperlink w:anchor="_Toc471908415" w:history="1">
            <w:r w:rsidR="00DC50B6" w:rsidRPr="00AA2391">
              <w:rPr>
                <w:rStyle w:val="Hyperlink"/>
                <w:b/>
                <w:noProof/>
              </w:rPr>
              <w:t>3.9.1 Module overview</w:t>
            </w:r>
            <w:r w:rsidR="00DC50B6">
              <w:rPr>
                <w:noProof/>
                <w:webHidden/>
              </w:rPr>
              <w:tab/>
            </w:r>
            <w:r w:rsidR="00DC50B6">
              <w:rPr>
                <w:noProof/>
                <w:webHidden/>
              </w:rPr>
              <w:fldChar w:fldCharType="begin"/>
            </w:r>
            <w:r w:rsidR="00DC50B6">
              <w:rPr>
                <w:noProof/>
                <w:webHidden/>
              </w:rPr>
              <w:instrText xml:space="preserve"> PAGEREF _Toc471908415 \h </w:instrText>
            </w:r>
            <w:r w:rsidR="00DC50B6">
              <w:rPr>
                <w:noProof/>
                <w:webHidden/>
              </w:rPr>
            </w:r>
            <w:r w:rsidR="00DC50B6">
              <w:rPr>
                <w:noProof/>
                <w:webHidden/>
              </w:rPr>
              <w:fldChar w:fldCharType="separate"/>
            </w:r>
            <w:r w:rsidR="00DC50B6">
              <w:rPr>
                <w:noProof/>
                <w:webHidden/>
              </w:rPr>
              <w:t>22</w:t>
            </w:r>
            <w:r w:rsidR="00DC50B6">
              <w:rPr>
                <w:noProof/>
                <w:webHidden/>
              </w:rPr>
              <w:fldChar w:fldCharType="end"/>
            </w:r>
          </w:hyperlink>
        </w:p>
        <w:p w14:paraId="24F0E95B" w14:textId="77777777" w:rsidR="00DC50B6" w:rsidRDefault="00424A39">
          <w:pPr>
            <w:pStyle w:val="TOC3"/>
            <w:tabs>
              <w:tab w:val="right" w:leader="dot" w:pos="9800"/>
            </w:tabs>
            <w:rPr>
              <w:rFonts w:asciiTheme="minorHAnsi" w:eastAsiaTheme="minorEastAsia" w:hAnsiTheme="minorHAnsi" w:cstheme="minorBidi"/>
              <w:noProof/>
              <w:color w:val="auto"/>
            </w:rPr>
          </w:pPr>
          <w:hyperlink w:anchor="_Toc471908416" w:history="1">
            <w:r w:rsidR="00DC50B6" w:rsidRPr="00AA2391">
              <w:rPr>
                <w:rStyle w:val="Hyperlink"/>
                <w:b/>
                <w:noProof/>
              </w:rPr>
              <w:t>3.9.2 To Be System</w:t>
            </w:r>
            <w:r w:rsidR="00DC50B6">
              <w:rPr>
                <w:noProof/>
                <w:webHidden/>
              </w:rPr>
              <w:tab/>
            </w:r>
            <w:r w:rsidR="00DC50B6">
              <w:rPr>
                <w:noProof/>
                <w:webHidden/>
              </w:rPr>
              <w:fldChar w:fldCharType="begin"/>
            </w:r>
            <w:r w:rsidR="00DC50B6">
              <w:rPr>
                <w:noProof/>
                <w:webHidden/>
              </w:rPr>
              <w:instrText xml:space="preserve"> PAGEREF _Toc471908416 \h </w:instrText>
            </w:r>
            <w:r w:rsidR="00DC50B6">
              <w:rPr>
                <w:noProof/>
                <w:webHidden/>
              </w:rPr>
            </w:r>
            <w:r w:rsidR="00DC50B6">
              <w:rPr>
                <w:noProof/>
                <w:webHidden/>
              </w:rPr>
              <w:fldChar w:fldCharType="separate"/>
            </w:r>
            <w:r w:rsidR="00DC50B6">
              <w:rPr>
                <w:noProof/>
                <w:webHidden/>
              </w:rPr>
              <w:t>23</w:t>
            </w:r>
            <w:r w:rsidR="00DC50B6">
              <w:rPr>
                <w:noProof/>
                <w:webHidden/>
              </w:rPr>
              <w:fldChar w:fldCharType="end"/>
            </w:r>
          </w:hyperlink>
        </w:p>
        <w:p w14:paraId="49351B27" w14:textId="77777777" w:rsidR="00DC50B6" w:rsidRDefault="00424A39">
          <w:pPr>
            <w:pStyle w:val="TOC2"/>
            <w:tabs>
              <w:tab w:val="right" w:leader="dot" w:pos="9800"/>
            </w:tabs>
            <w:rPr>
              <w:rFonts w:asciiTheme="minorHAnsi" w:eastAsiaTheme="minorEastAsia" w:hAnsiTheme="minorHAnsi" w:cstheme="minorBidi"/>
              <w:noProof/>
              <w:color w:val="auto"/>
            </w:rPr>
          </w:pPr>
          <w:hyperlink w:anchor="_Toc471908417" w:history="1">
            <w:r w:rsidR="00DC50B6" w:rsidRPr="00AA2391">
              <w:rPr>
                <w:rStyle w:val="Hyperlink"/>
                <w:b/>
                <w:noProof/>
              </w:rPr>
              <w:t>3.10 Employee Benefits Management</w:t>
            </w:r>
            <w:r w:rsidR="00DC50B6">
              <w:rPr>
                <w:noProof/>
                <w:webHidden/>
              </w:rPr>
              <w:tab/>
            </w:r>
            <w:r w:rsidR="00DC50B6">
              <w:rPr>
                <w:noProof/>
                <w:webHidden/>
              </w:rPr>
              <w:fldChar w:fldCharType="begin"/>
            </w:r>
            <w:r w:rsidR="00DC50B6">
              <w:rPr>
                <w:noProof/>
                <w:webHidden/>
              </w:rPr>
              <w:instrText xml:space="preserve"> PAGEREF _Toc471908417 \h </w:instrText>
            </w:r>
            <w:r w:rsidR="00DC50B6">
              <w:rPr>
                <w:noProof/>
                <w:webHidden/>
              </w:rPr>
            </w:r>
            <w:r w:rsidR="00DC50B6">
              <w:rPr>
                <w:noProof/>
                <w:webHidden/>
              </w:rPr>
              <w:fldChar w:fldCharType="separate"/>
            </w:r>
            <w:r w:rsidR="00DC50B6">
              <w:rPr>
                <w:noProof/>
                <w:webHidden/>
              </w:rPr>
              <w:t>24</w:t>
            </w:r>
            <w:r w:rsidR="00DC50B6">
              <w:rPr>
                <w:noProof/>
                <w:webHidden/>
              </w:rPr>
              <w:fldChar w:fldCharType="end"/>
            </w:r>
          </w:hyperlink>
        </w:p>
        <w:p w14:paraId="155F91DE" w14:textId="77777777" w:rsidR="00DC50B6" w:rsidRDefault="00424A39">
          <w:pPr>
            <w:pStyle w:val="TOC3"/>
            <w:tabs>
              <w:tab w:val="right" w:leader="dot" w:pos="9800"/>
            </w:tabs>
            <w:rPr>
              <w:rFonts w:asciiTheme="minorHAnsi" w:eastAsiaTheme="minorEastAsia" w:hAnsiTheme="minorHAnsi" w:cstheme="minorBidi"/>
              <w:noProof/>
              <w:color w:val="auto"/>
            </w:rPr>
          </w:pPr>
          <w:hyperlink w:anchor="_Toc471908418" w:history="1">
            <w:r w:rsidR="00DC50B6" w:rsidRPr="00AA2391">
              <w:rPr>
                <w:rStyle w:val="Hyperlink"/>
                <w:b/>
                <w:noProof/>
              </w:rPr>
              <w:t>3.10.1 Module overview</w:t>
            </w:r>
            <w:r w:rsidR="00DC50B6">
              <w:rPr>
                <w:noProof/>
                <w:webHidden/>
              </w:rPr>
              <w:tab/>
            </w:r>
            <w:r w:rsidR="00DC50B6">
              <w:rPr>
                <w:noProof/>
                <w:webHidden/>
              </w:rPr>
              <w:fldChar w:fldCharType="begin"/>
            </w:r>
            <w:r w:rsidR="00DC50B6">
              <w:rPr>
                <w:noProof/>
                <w:webHidden/>
              </w:rPr>
              <w:instrText xml:space="preserve"> PAGEREF _Toc471908418 \h </w:instrText>
            </w:r>
            <w:r w:rsidR="00DC50B6">
              <w:rPr>
                <w:noProof/>
                <w:webHidden/>
              </w:rPr>
            </w:r>
            <w:r w:rsidR="00DC50B6">
              <w:rPr>
                <w:noProof/>
                <w:webHidden/>
              </w:rPr>
              <w:fldChar w:fldCharType="separate"/>
            </w:r>
            <w:r w:rsidR="00DC50B6">
              <w:rPr>
                <w:noProof/>
                <w:webHidden/>
              </w:rPr>
              <w:t>24</w:t>
            </w:r>
            <w:r w:rsidR="00DC50B6">
              <w:rPr>
                <w:noProof/>
                <w:webHidden/>
              </w:rPr>
              <w:fldChar w:fldCharType="end"/>
            </w:r>
          </w:hyperlink>
        </w:p>
        <w:p w14:paraId="0E6BBE4E" w14:textId="77777777" w:rsidR="00DC50B6" w:rsidRDefault="00424A39">
          <w:pPr>
            <w:pStyle w:val="TOC3"/>
            <w:tabs>
              <w:tab w:val="right" w:leader="dot" w:pos="9800"/>
            </w:tabs>
            <w:rPr>
              <w:rFonts w:asciiTheme="minorHAnsi" w:eastAsiaTheme="minorEastAsia" w:hAnsiTheme="minorHAnsi" w:cstheme="minorBidi"/>
              <w:noProof/>
              <w:color w:val="auto"/>
            </w:rPr>
          </w:pPr>
          <w:hyperlink w:anchor="_Toc471908419" w:history="1">
            <w:r w:rsidR="00DC50B6" w:rsidRPr="00AA2391">
              <w:rPr>
                <w:rStyle w:val="Hyperlink"/>
                <w:b/>
                <w:noProof/>
              </w:rPr>
              <w:t>3.10.2 To Be system</w:t>
            </w:r>
            <w:r w:rsidR="00DC50B6">
              <w:rPr>
                <w:noProof/>
                <w:webHidden/>
              </w:rPr>
              <w:tab/>
            </w:r>
            <w:r w:rsidR="00DC50B6">
              <w:rPr>
                <w:noProof/>
                <w:webHidden/>
              </w:rPr>
              <w:fldChar w:fldCharType="begin"/>
            </w:r>
            <w:r w:rsidR="00DC50B6">
              <w:rPr>
                <w:noProof/>
                <w:webHidden/>
              </w:rPr>
              <w:instrText xml:space="preserve"> PAGEREF _Toc471908419 \h </w:instrText>
            </w:r>
            <w:r w:rsidR="00DC50B6">
              <w:rPr>
                <w:noProof/>
                <w:webHidden/>
              </w:rPr>
            </w:r>
            <w:r w:rsidR="00DC50B6">
              <w:rPr>
                <w:noProof/>
                <w:webHidden/>
              </w:rPr>
              <w:fldChar w:fldCharType="separate"/>
            </w:r>
            <w:r w:rsidR="00DC50B6">
              <w:rPr>
                <w:noProof/>
                <w:webHidden/>
              </w:rPr>
              <w:t>24</w:t>
            </w:r>
            <w:r w:rsidR="00DC50B6">
              <w:rPr>
                <w:noProof/>
                <w:webHidden/>
              </w:rPr>
              <w:fldChar w:fldCharType="end"/>
            </w:r>
          </w:hyperlink>
        </w:p>
        <w:p w14:paraId="567062D8" w14:textId="77777777" w:rsidR="007A75C8" w:rsidRDefault="00130203" w:rsidP="007A75C8">
          <w:pPr>
            <w:rPr>
              <w:b/>
              <w:bCs/>
              <w:noProof/>
            </w:rPr>
          </w:pPr>
          <w:r>
            <w:rPr>
              <w:b/>
              <w:bCs/>
              <w:noProof/>
            </w:rPr>
            <w:fldChar w:fldCharType="end"/>
          </w:r>
        </w:p>
      </w:sdtContent>
    </w:sdt>
    <w:p w14:paraId="308CCE43" w14:textId="77777777" w:rsidR="008C55E6" w:rsidRDefault="008C55E6" w:rsidP="007A75C8"/>
    <w:p w14:paraId="24D1B95B" w14:textId="77777777" w:rsidR="008C55E6" w:rsidRDefault="008C55E6" w:rsidP="007A75C8"/>
    <w:p w14:paraId="1CC0A9CF" w14:textId="77777777" w:rsidR="008C55E6" w:rsidRDefault="008C55E6" w:rsidP="007A75C8"/>
    <w:p w14:paraId="263F2432" w14:textId="77777777" w:rsidR="008C55E6" w:rsidRDefault="008C55E6" w:rsidP="007A75C8"/>
    <w:p w14:paraId="5F5C5C44" w14:textId="77777777" w:rsidR="008C55E6" w:rsidRDefault="008C55E6" w:rsidP="007A75C8"/>
    <w:p w14:paraId="754C8F31" w14:textId="77777777" w:rsidR="008C55E6" w:rsidRDefault="008C55E6" w:rsidP="007A75C8"/>
    <w:p w14:paraId="151E399F" w14:textId="77777777" w:rsidR="008C55E6" w:rsidRDefault="008C55E6" w:rsidP="007A75C8"/>
    <w:p w14:paraId="4395551D" w14:textId="77777777" w:rsidR="008C55E6" w:rsidRDefault="008C55E6" w:rsidP="007A75C8"/>
    <w:p w14:paraId="52EF16E5" w14:textId="77777777" w:rsidR="008C55E6" w:rsidRDefault="008C55E6" w:rsidP="007A75C8"/>
    <w:p w14:paraId="394E3578" w14:textId="77777777" w:rsidR="008C55E6" w:rsidRDefault="008C55E6" w:rsidP="007A75C8"/>
    <w:p w14:paraId="0866141D" w14:textId="77777777" w:rsidR="008C55E6" w:rsidRDefault="008C55E6" w:rsidP="007A75C8"/>
    <w:p w14:paraId="4F1E5601" w14:textId="77777777" w:rsidR="008C55E6" w:rsidRDefault="008C55E6" w:rsidP="007A75C8"/>
    <w:p w14:paraId="59D64A6A" w14:textId="77777777" w:rsidR="008C55E6" w:rsidRDefault="008C55E6" w:rsidP="007A75C8"/>
    <w:p w14:paraId="0CF1AD7C" w14:textId="77777777" w:rsidR="008C55E6" w:rsidRDefault="008C55E6" w:rsidP="007A75C8"/>
    <w:p w14:paraId="2E9933E2" w14:textId="77777777" w:rsidR="008C55E6" w:rsidRDefault="008C55E6" w:rsidP="007A75C8"/>
    <w:p w14:paraId="466823AB" w14:textId="77777777" w:rsidR="008C55E6" w:rsidRDefault="008C55E6" w:rsidP="007A75C8"/>
    <w:p w14:paraId="242D244D" w14:textId="77777777" w:rsidR="008C55E6" w:rsidRDefault="008C55E6" w:rsidP="007A75C8"/>
    <w:p w14:paraId="72D654E4" w14:textId="77777777" w:rsidR="008C55E6" w:rsidRDefault="008C55E6" w:rsidP="007A75C8"/>
    <w:p w14:paraId="2383B481" w14:textId="77777777" w:rsidR="008C55E6" w:rsidRDefault="008C55E6" w:rsidP="007A75C8"/>
    <w:p w14:paraId="0EB06E24" w14:textId="77777777" w:rsidR="00A62A68" w:rsidRPr="007A75C8" w:rsidRDefault="00424A39" w:rsidP="007A75C8">
      <w:pPr>
        <w:rPr>
          <w:b/>
          <w:bCs/>
          <w:noProof/>
        </w:rPr>
      </w:pPr>
      <w:hyperlink r:id="rId12"/>
    </w:p>
    <w:p w14:paraId="217E142D" w14:textId="77777777" w:rsidR="00AA1E12" w:rsidRPr="00AA1E12" w:rsidRDefault="00C63E5A" w:rsidP="00AA1E12">
      <w:pPr>
        <w:pStyle w:val="Heading1"/>
        <w:numPr>
          <w:ilvl w:val="0"/>
          <w:numId w:val="6"/>
        </w:numPr>
        <w:rPr>
          <w:b/>
        </w:rPr>
      </w:pPr>
      <w:bookmarkStart w:id="4" w:name="_Toc471908382"/>
      <w:r w:rsidRPr="00AA1E12">
        <w:rPr>
          <w:b/>
        </w:rPr>
        <w:lastRenderedPageBreak/>
        <w:t>Intro</w:t>
      </w:r>
      <w:r w:rsidR="00AA1E12" w:rsidRPr="00AA1E12">
        <w:rPr>
          <w:b/>
        </w:rPr>
        <w:t>duction</w:t>
      </w:r>
      <w:bookmarkEnd w:id="4"/>
    </w:p>
    <w:p w14:paraId="7CD8C58E" w14:textId="77777777" w:rsidR="00AA1E12" w:rsidRPr="00AA1E12" w:rsidRDefault="00AA1E12" w:rsidP="00AA1E12">
      <w:pPr>
        <w:pStyle w:val="Heading1"/>
        <w:rPr>
          <w:b/>
        </w:rPr>
      </w:pPr>
      <w:bookmarkStart w:id="5" w:name="_Toc471908383"/>
      <w:r w:rsidRPr="00AA1E12">
        <w:rPr>
          <w:b/>
        </w:rPr>
        <w:t xml:space="preserve">1.1 </w:t>
      </w:r>
      <w:r w:rsidR="00B00BD5">
        <w:rPr>
          <w:b/>
        </w:rPr>
        <w:t xml:space="preserve">   </w:t>
      </w:r>
      <w:r>
        <w:rPr>
          <w:b/>
        </w:rPr>
        <w:t>Purpose of CRS</w:t>
      </w:r>
      <w:bookmarkEnd w:id="5"/>
      <w:r w:rsidRPr="00AA1E12">
        <w:rPr>
          <w:b/>
        </w:rPr>
        <w:t xml:space="preserve"> </w:t>
      </w:r>
    </w:p>
    <w:p w14:paraId="231FD62B" w14:textId="77777777" w:rsidR="00AA1E12" w:rsidRPr="00AA1E12" w:rsidRDefault="00AA1E12" w:rsidP="00130203">
      <w:pPr>
        <w:spacing w:before="120" w:after="120"/>
        <w:jc w:val="both"/>
        <w:rPr>
          <w:rFonts w:ascii="Times New Roman" w:hAnsi="Times New Roman" w:cs="Times New Roman"/>
          <w:sz w:val="24"/>
          <w:szCs w:val="24"/>
        </w:rPr>
      </w:pPr>
      <w:r w:rsidRPr="00AA1E12">
        <w:rPr>
          <w:rFonts w:ascii="Times New Roman" w:hAnsi="Times New Roman" w:cs="Times New Roman"/>
          <w:sz w:val="24"/>
          <w:szCs w:val="24"/>
        </w:rPr>
        <w:t>The purposes of this CRS</w:t>
      </w:r>
      <w:r w:rsidR="00130203">
        <w:rPr>
          <w:rFonts w:ascii="Times New Roman" w:hAnsi="Times New Roman" w:cs="Times New Roman"/>
          <w:sz w:val="24"/>
          <w:szCs w:val="24"/>
        </w:rPr>
        <w:t xml:space="preserve"> (Customer Requirement Specification) </w:t>
      </w:r>
      <w:r w:rsidRPr="00AA1E12">
        <w:rPr>
          <w:rFonts w:ascii="Times New Roman" w:hAnsi="Times New Roman" w:cs="Times New Roman"/>
          <w:sz w:val="24"/>
          <w:szCs w:val="24"/>
        </w:rPr>
        <w:t>are to clearly identify the customer requirements and provide a detailed document. The customer will review the document and approve/make change</w:t>
      </w:r>
      <w:r w:rsidR="00130203">
        <w:rPr>
          <w:rFonts w:ascii="Times New Roman" w:hAnsi="Times New Roman" w:cs="Times New Roman"/>
          <w:sz w:val="24"/>
          <w:szCs w:val="24"/>
        </w:rPr>
        <w:t>s</w:t>
      </w:r>
      <w:r w:rsidRPr="00AA1E12">
        <w:rPr>
          <w:rFonts w:ascii="Times New Roman" w:hAnsi="Times New Roman" w:cs="Times New Roman"/>
          <w:sz w:val="24"/>
          <w:szCs w:val="24"/>
        </w:rPr>
        <w:t xml:space="preserve"> as required. It will also help the review team </w:t>
      </w:r>
      <w:r w:rsidR="00130203" w:rsidRPr="00AA1E12">
        <w:rPr>
          <w:rFonts w:ascii="Times New Roman" w:hAnsi="Times New Roman" w:cs="Times New Roman"/>
          <w:sz w:val="24"/>
          <w:szCs w:val="24"/>
        </w:rPr>
        <w:t>to validate</w:t>
      </w:r>
      <w:r w:rsidRPr="00AA1E12">
        <w:rPr>
          <w:rFonts w:ascii="Times New Roman" w:hAnsi="Times New Roman" w:cs="Times New Roman"/>
          <w:sz w:val="24"/>
          <w:szCs w:val="24"/>
        </w:rPr>
        <w:t xml:space="preserve"> wheth</w:t>
      </w:r>
      <w:r w:rsidR="00FC217C">
        <w:rPr>
          <w:rFonts w:ascii="Times New Roman" w:hAnsi="Times New Roman" w:cs="Times New Roman"/>
          <w:sz w:val="24"/>
          <w:szCs w:val="24"/>
        </w:rPr>
        <w:t>er the customer requirements have</w:t>
      </w:r>
      <w:r w:rsidRPr="00AA1E12">
        <w:rPr>
          <w:rFonts w:ascii="Times New Roman" w:hAnsi="Times New Roman" w:cs="Times New Roman"/>
          <w:sz w:val="24"/>
          <w:szCs w:val="24"/>
        </w:rPr>
        <w:t xml:space="preserve"> been fulfilled</w:t>
      </w:r>
      <w:r w:rsidR="00130203">
        <w:rPr>
          <w:rFonts w:ascii="Times New Roman" w:hAnsi="Times New Roman" w:cs="Times New Roman"/>
          <w:sz w:val="24"/>
          <w:szCs w:val="24"/>
        </w:rPr>
        <w:t xml:space="preserve"> or not.</w:t>
      </w:r>
    </w:p>
    <w:p w14:paraId="1767F395" w14:textId="77777777" w:rsidR="00C63E5A" w:rsidRDefault="00B235C0" w:rsidP="00B235C0">
      <w:pPr>
        <w:pStyle w:val="Heading1"/>
        <w:numPr>
          <w:ilvl w:val="0"/>
          <w:numId w:val="6"/>
        </w:numPr>
        <w:rPr>
          <w:b/>
        </w:rPr>
      </w:pPr>
      <w:bookmarkStart w:id="6" w:name="_Toc471908384"/>
      <w:r w:rsidRPr="00B235C0">
        <w:rPr>
          <w:b/>
        </w:rPr>
        <w:t>HR Module Overview</w:t>
      </w:r>
      <w:bookmarkEnd w:id="6"/>
    </w:p>
    <w:p w14:paraId="09F86B4E" w14:textId="77777777" w:rsidR="00B96F8B" w:rsidRDefault="00B96F8B" w:rsidP="004740C5">
      <w:pPr>
        <w:pStyle w:val="ListParagraph"/>
        <w:ind w:left="0"/>
        <w:jc w:val="both"/>
        <w:rPr>
          <w:rFonts w:ascii="Times New Roman" w:hAnsi="Times New Roman" w:cs="Times New Roman"/>
          <w:color w:val="auto"/>
          <w:sz w:val="24"/>
          <w:szCs w:val="24"/>
        </w:rPr>
      </w:pPr>
      <w:r w:rsidRPr="00B96F8B">
        <w:rPr>
          <w:rFonts w:ascii="Times New Roman" w:hAnsi="Times New Roman" w:cs="Times New Roman"/>
          <w:color w:val="auto"/>
          <w:sz w:val="24"/>
          <w:szCs w:val="24"/>
        </w:rPr>
        <w:t>We often hear the term Human Resource Management, Employee Relations and Personnel Management used in the popular press as well as by Industry experts. Whenever we hear these terms, we conjure images of efficient managers busily going about their work in glitzy offices.</w:t>
      </w:r>
      <w:r w:rsidR="009B5F24">
        <w:rPr>
          <w:rFonts w:ascii="Times New Roman" w:hAnsi="Times New Roman" w:cs="Times New Roman"/>
          <w:color w:val="auto"/>
          <w:sz w:val="24"/>
          <w:szCs w:val="24"/>
        </w:rPr>
        <w:t xml:space="preserve"> </w:t>
      </w:r>
      <w:r w:rsidRPr="00B96F8B">
        <w:rPr>
          <w:rFonts w:ascii="Times New Roman" w:hAnsi="Times New Roman" w:cs="Times New Roman"/>
          <w:color w:val="auto"/>
          <w:sz w:val="24"/>
          <w:szCs w:val="24"/>
        </w:rPr>
        <w:t>The first definition of HRM is that it is the process of managing people in organizations in a structured and thorough manner. This covers the fields of staffing (hiring people), retention of people, pay and perks setting and management, performance management, change management and taking care of exits from the company to round off the activities. This is the traditional definition of HRM which leads some experts to define it as a modern version of the Personnel Management function that was used earlier.</w:t>
      </w:r>
    </w:p>
    <w:p w14:paraId="1A395074" w14:textId="77777777" w:rsidR="00CA2418" w:rsidRPr="00B96F8B" w:rsidRDefault="00CA2418" w:rsidP="00CA2418">
      <w:pPr>
        <w:pStyle w:val="ListParagraph"/>
        <w:jc w:val="both"/>
        <w:rPr>
          <w:rFonts w:ascii="Times New Roman" w:hAnsi="Times New Roman" w:cs="Times New Roman"/>
          <w:color w:val="auto"/>
          <w:sz w:val="24"/>
          <w:szCs w:val="24"/>
        </w:rPr>
      </w:pPr>
    </w:p>
    <w:p w14:paraId="23D01FB3" w14:textId="77777777" w:rsidR="00B96F8B" w:rsidRDefault="00B96F8B" w:rsidP="004740C5">
      <w:pPr>
        <w:pStyle w:val="ListParagraph"/>
        <w:tabs>
          <w:tab w:val="left" w:pos="360"/>
        </w:tabs>
        <w:ind w:left="0"/>
        <w:jc w:val="both"/>
        <w:rPr>
          <w:rFonts w:ascii="Times New Roman" w:hAnsi="Times New Roman" w:cs="Times New Roman"/>
          <w:color w:val="auto"/>
          <w:sz w:val="24"/>
          <w:szCs w:val="24"/>
        </w:rPr>
      </w:pPr>
      <w:r w:rsidRPr="00B96F8B">
        <w:rPr>
          <w:rFonts w:ascii="Times New Roman" w:hAnsi="Times New Roman" w:cs="Times New Roman"/>
          <w:color w:val="auto"/>
          <w:sz w:val="24"/>
          <w:szCs w:val="24"/>
        </w:rPr>
        <w:t>The second definition of HRM encompasses the management of people in organizations from a macro perspective i.e. managing people in the form of a collective relationship between management and employees. This approach focuses on the objectives and outcomes of the HRM function. What this means is that the HR function in contemporary organizations is concerned with the notions of people enabling, people development and a focus on making the “employment relationship” fulfilling for both the management and employees.</w:t>
      </w:r>
    </w:p>
    <w:p w14:paraId="025CDA4B" w14:textId="77777777" w:rsidR="00CA2418" w:rsidRPr="00B96F8B" w:rsidRDefault="00CA2418" w:rsidP="00CA2418">
      <w:pPr>
        <w:pStyle w:val="ListParagraph"/>
        <w:jc w:val="both"/>
        <w:rPr>
          <w:rFonts w:ascii="Times New Roman" w:hAnsi="Times New Roman" w:cs="Times New Roman"/>
          <w:color w:val="auto"/>
          <w:sz w:val="24"/>
          <w:szCs w:val="24"/>
        </w:rPr>
      </w:pPr>
    </w:p>
    <w:p w14:paraId="3F2F0E91" w14:textId="77777777" w:rsidR="00B96F8B" w:rsidRDefault="00B96F8B" w:rsidP="004740C5">
      <w:pPr>
        <w:pStyle w:val="ListParagraph"/>
        <w:ind w:left="-90"/>
        <w:jc w:val="both"/>
        <w:rPr>
          <w:rFonts w:ascii="Times New Roman" w:hAnsi="Times New Roman" w:cs="Times New Roman"/>
          <w:color w:val="auto"/>
          <w:sz w:val="24"/>
          <w:szCs w:val="24"/>
        </w:rPr>
      </w:pPr>
      <w:r w:rsidRPr="00B96F8B">
        <w:rPr>
          <w:rFonts w:ascii="Times New Roman" w:hAnsi="Times New Roman" w:cs="Times New Roman"/>
          <w:color w:val="auto"/>
          <w:sz w:val="24"/>
          <w:szCs w:val="24"/>
        </w:rPr>
        <w:t>There is a need to align organizational goals with that of the HR strategy to ensure that there is alignment of the people policies with that of the management objectives. This means that the HR department can no longer be viewed as an appendage of the firm but instead is a vital organ in ensuring organizational success.</w:t>
      </w:r>
    </w:p>
    <w:p w14:paraId="0B4EA7AC" w14:textId="77777777" w:rsidR="00CA2418" w:rsidRPr="00B96F8B" w:rsidRDefault="00CA2418" w:rsidP="00CA2418">
      <w:pPr>
        <w:pStyle w:val="ListParagraph"/>
        <w:jc w:val="both"/>
        <w:rPr>
          <w:rFonts w:ascii="Times New Roman" w:hAnsi="Times New Roman" w:cs="Times New Roman"/>
          <w:color w:val="auto"/>
          <w:sz w:val="24"/>
          <w:szCs w:val="24"/>
        </w:rPr>
      </w:pPr>
    </w:p>
    <w:p w14:paraId="6383378A" w14:textId="77777777" w:rsidR="00B96F8B" w:rsidRDefault="00B96F8B" w:rsidP="004740C5">
      <w:pPr>
        <w:pStyle w:val="ListParagraph"/>
        <w:ind w:left="-90"/>
        <w:jc w:val="both"/>
        <w:rPr>
          <w:rFonts w:ascii="Times New Roman" w:hAnsi="Times New Roman" w:cs="Times New Roman"/>
          <w:color w:val="auto"/>
          <w:sz w:val="24"/>
          <w:szCs w:val="24"/>
        </w:rPr>
      </w:pPr>
      <w:r w:rsidRPr="00B96F8B">
        <w:rPr>
          <w:rFonts w:ascii="Times New Roman" w:hAnsi="Times New Roman" w:cs="Times New Roman"/>
          <w:color w:val="auto"/>
          <w:sz w:val="24"/>
          <w:szCs w:val="24"/>
        </w:rPr>
        <w:t>The aims of module are to provide the organization with a sense of direction and a feeling of purpose. The days when the HR manager was concerned with administrative duties is over and the current HRM practices in many industries are taken as seriously as say, the marketing and production functions.</w:t>
      </w:r>
    </w:p>
    <w:p w14:paraId="3BF6A2F7" w14:textId="77777777" w:rsidR="00B96F8B" w:rsidRDefault="00B96F8B" w:rsidP="00B96F8B">
      <w:pPr>
        <w:pStyle w:val="ListParagraph"/>
        <w:rPr>
          <w:rFonts w:ascii="Times New Roman" w:hAnsi="Times New Roman" w:cs="Times New Roman"/>
          <w:color w:val="auto"/>
          <w:sz w:val="24"/>
          <w:szCs w:val="24"/>
        </w:rPr>
      </w:pPr>
    </w:p>
    <w:p w14:paraId="7FD6C4E7" w14:textId="77777777" w:rsidR="00B96F8B" w:rsidRPr="00C47FEB" w:rsidRDefault="00B96F8B" w:rsidP="00B96F8B">
      <w:pPr>
        <w:rPr>
          <w:rFonts w:ascii="Times New Roman" w:hAnsi="Times New Roman" w:cs="Times New Roman"/>
          <w:b/>
          <w:color w:val="auto"/>
          <w:sz w:val="24"/>
          <w:szCs w:val="24"/>
          <w:u w:val="single"/>
        </w:rPr>
      </w:pPr>
      <w:r w:rsidRPr="00C47FEB">
        <w:rPr>
          <w:rFonts w:ascii="Times New Roman" w:hAnsi="Times New Roman" w:cs="Times New Roman"/>
          <w:b/>
          <w:color w:val="auto"/>
          <w:sz w:val="24"/>
          <w:szCs w:val="24"/>
          <w:u w:val="single"/>
        </w:rPr>
        <w:t>Importance of HRM</w:t>
      </w:r>
      <w:r>
        <w:rPr>
          <w:rFonts w:ascii="Times New Roman" w:hAnsi="Times New Roman" w:cs="Times New Roman"/>
          <w:b/>
          <w:color w:val="auto"/>
          <w:sz w:val="24"/>
          <w:szCs w:val="24"/>
          <w:u w:val="single"/>
        </w:rPr>
        <w:t>S</w:t>
      </w:r>
    </w:p>
    <w:p w14:paraId="6D4CD6B0" w14:textId="77777777" w:rsidR="00B96F8B" w:rsidRPr="00B96F8B" w:rsidRDefault="00B96F8B" w:rsidP="00CA2418">
      <w:pPr>
        <w:jc w:val="both"/>
        <w:rPr>
          <w:rFonts w:ascii="Times New Roman" w:hAnsi="Times New Roman" w:cs="Times New Roman"/>
          <w:color w:val="auto"/>
          <w:sz w:val="24"/>
          <w:szCs w:val="24"/>
        </w:rPr>
      </w:pPr>
      <w:r w:rsidRPr="00B96F8B">
        <w:rPr>
          <w:rFonts w:ascii="Times New Roman" w:hAnsi="Times New Roman" w:cs="Times New Roman"/>
          <w:color w:val="auto"/>
          <w:sz w:val="24"/>
          <w:szCs w:val="24"/>
        </w:rPr>
        <w:t xml:space="preserve">The practice of HRM must be viewed through the prism of overall strategic goals for the organization instead of a standalone tint that takes a unit based or a micro approach. The idea here is to adopt a holistic perspective towards HRM that ensures that there are no piecemeal strategies and the HRM policy enmeshes itself fully with those of the organizational goals. For instance, if the training needs of the employees are simply met with perfunctory trainings on omnibus topics, the firm stands to lose not only from the time that the employees spend in training but also a loss of direction. Hence, the </w:t>
      </w:r>
      <w:r w:rsidRPr="00B96F8B">
        <w:rPr>
          <w:rFonts w:ascii="Times New Roman" w:hAnsi="Times New Roman" w:cs="Times New Roman"/>
          <w:color w:val="auto"/>
          <w:sz w:val="24"/>
          <w:szCs w:val="24"/>
        </w:rPr>
        <w:lastRenderedPageBreak/>
        <w:t>organization that takes its HRM policies seriously will ensure that training is based on focused and topical methods.</w:t>
      </w:r>
    </w:p>
    <w:p w14:paraId="37D5190C" w14:textId="77777777" w:rsidR="00B96F8B" w:rsidRPr="00B96F8B" w:rsidRDefault="00B96F8B" w:rsidP="00CA2418">
      <w:pPr>
        <w:jc w:val="both"/>
        <w:rPr>
          <w:rFonts w:ascii="Times New Roman" w:hAnsi="Times New Roman" w:cs="Times New Roman"/>
          <w:color w:val="auto"/>
          <w:sz w:val="24"/>
          <w:szCs w:val="24"/>
        </w:rPr>
      </w:pPr>
      <w:r w:rsidRPr="00B96F8B">
        <w:rPr>
          <w:rFonts w:ascii="Times New Roman" w:hAnsi="Times New Roman" w:cs="Times New Roman"/>
          <w:color w:val="auto"/>
          <w:sz w:val="24"/>
          <w:szCs w:val="24"/>
        </w:rPr>
        <w:t>In conclusion, the practice of HRM needs to be integrated with the overall strategy to ensure effective use of people and provide better returns to the organizations in terms of ROI (Return</w:t>
      </w:r>
      <w:r w:rsidR="00EF1D20">
        <w:rPr>
          <w:rFonts w:ascii="Times New Roman" w:hAnsi="Times New Roman" w:cs="Times New Roman"/>
          <w:color w:val="auto"/>
          <w:sz w:val="24"/>
          <w:szCs w:val="24"/>
        </w:rPr>
        <w:t xml:space="preserve"> on Investment) for every BDT </w:t>
      </w:r>
      <w:r w:rsidRPr="00B96F8B">
        <w:rPr>
          <w:rFonts w:ascii="Times New Roman" w:hAnsi="Times New Roman" w:cs="Times New Roman"/>
          <w:color w:val="auto"/>
          <w:sz w:val="24"/>
          <w:szCs w:val="24"/>
        </w:rPr>
        <w:t>or dollar spent on them. Unless the HRM practice is designed in this way, the firms stand to lose from</w:t>
      </w:r>
      <w:r w:rsidR="00EF1D20">
        <w:rPr>
          <w:rFonts w:ascii="Times New Roman" w:hAnsi="Times New Roman" w:cs="Times New Roman"/>
          <w:color w:val="auto"/>
          <w:sz w:val="24"/>
          <w:szCs w:val="24"/>
        </w:rPr>
        <w:t xml:space="preserve"> not utilizing people fully and</w:t>
      </w:r>
      <w:r w:rsidRPr="00B96F8B">
        <w:rPr>
          <w:rFonts w:ascii="Times New Roman" w:hAnsi="Times New Roman" w:cs="Times New Roman"/>
          <w:color w:val="auto"/>
          <w:sz w:val="24"/>
          <w:szCs w:val="24"/>
        </w:rPr>
        <w:t xml:space="preserve"> this does not bode well for </w:t>
      </w:r>
      <w:r w:rsidR="00EF1D20">
        <w:rPr>
          <w:rFonts w:ascii="Times New Roman" w:hAnsi="Times New Roman" w:cs="Times New Roman"/>
          <w:color w:val="auto"/>
          <w:sz w:val="24"/>
          <w:szCs w:val="24"/>
        </w:rPr>
        <w:t>the success of the organization</w:t>
      </w:r>
    </w:p>
    <w:p w14:paraId="052EA59F" w14:textId="77777777" w:rsidR="00B96F8B" w:rsidRPr="007A75C8" w:rsidRDefault="00B96F8B" w:rsidP="00CA2418">
      <w:pPr>
        <w:jc w:val="both"/>
        <w:rPr>
          <w:color w:val="auto"/>
        </w:rPr>
      </w:pPr>
      <w:r w:rsidRPr="004B2E3A">
        <w:rPr>
          <w:rFonts w:ascii="Times New Roman" w:hAnsi="Times New Roman" w:cs="Times New Roman"/>
          <w:color w:val="auto"/>
          <w:sz w:val="24"/>
          <w:szCs w:val="24"/>
        </w:rPr>
        <w:t xml:space="preserve">New information technologies and their services have significantly improved the cost-efficiency and lowered the execution risks of human resource management systems. This specific module will help </w:t>
      </w:r>
      <w:r w:rsidRPr="004B2E3A">
        <w:rPr>
          <w:rFonts w:ascii="Times New Roman" w:hAnsi="Times New Roman" w:cs="Times New Roman"/>
          <w:b/>
          <w:color w:val="auto"/>
          <w:sz w:val="24"/>
          <w:szCs w:val="24"/>
        </w:rPr>
        <w:t xml:space="preserve">Samuda Chemicals Ltd. </w:t>
      </w:r>
      <w:r w:rsidRPr="004B2E3A">
        <w:rPr>
          <w:rFonts w:ascii="Times New Roman" w:hAnsi="Times New Roman" w:cs="Times New Roman"/>
          <w:color w:val="auto"/>
          <w:sz w:val="24"/>
          <w:szCs w:val="24"/>
        </w:rPr>
        <w:t>to manage its HR Department’s serious and cumbersome workloads in most efficient way.</w:t>
      </w:r>
      <w:r w:rsidRPr="004B2E3A">
        <w:rPr>
          <w:rFonts w:ascii="Georgia" w:hAnsi="Georgia"/>
          <w:color w:val="auto"/>
          <w:sz w:val="27"/>
          <w:szCs w:val="27"/>
        </w:rPr>
        <w:t xml:space="preserve"> </w:t>
      </w:r>
      <w:r w:rsidRPr="004B2E3A">
        <w:rPr>
          <w:rFonts w:ascii="Times New Roman" w:hAnsi="Times New Roman" w:cs="Times New Roman"/>
          <w:color w:val="auto"/>
          <w:sz w:val="24"/>
          <w:szCs w:val="24"/>
        </w:rPr>
        <w:t xml:space="preserve">The HR department performs </w:t>
      </w:r>
      <w:r>
        <w:rPr>
          <w:rFonts w:ascii="Times New Roman" w:hAnsi="Times New Roman" w:cs="Times New Roman"/>
          <w:color w:val="auto"/>
          <w:sz w:val="24"/>
          <w:szCs w:val="24"/>
        </w:rPr>
        <w:t>heavy duty</w:t>
      </w:r>
      <w:r w:rsidRPr="004B2E3A">
        <w:rPr>
          <w:rFonts w:ascii="Times New Roman" w:hAnsi="Times New Roman" w:cs="Times New Roman"/>
          <w:color w:val="auto"/>
          <w:sz w:val="24"/>
          <w:szCs w:val="24"/>
        </w:rPr>
        <w:t xml:space="preserve"> activities that are virtually common to all or any organizations. To change the H</w:t>
      </w:r>
      <w:r>
        <w:rPr>
          <w:rFonts w:ascii="Times New Roman" w:hAnsi="Times New Roman" w:cs="Times New Roman"/>
          <w:color w:val="auto"/>
          <w:sz w:val="24"/>
          <w:szCs w:val="24"/>
        </w:rPr>
        <w:t>R workflows convenient and easy this</w:t>
      </w:r>
      <w:r w:rsidRPr="004B2E3A">
        <w:rPr>
          <w:rFonts w:ascii="Times New Roman" w:hAnsi="Times New Roman" w:cs="Times New Roman"/>
          <w:color w:val="auto"/>
          <w:sz w:val="24"/>
          <w:szCs w:val="24"/>
        </w:rPr>
        <w:t xml:space="preserve"> modules </w:t>
      </w:r>
      <w:r>
        <w:rPr>
          <w:rFonts w:ascii="Times New Roman" w:hAnsi="Times New Roman" w:cs="Times New Roman"/>
          <w:color w:val="auto"/>
          <w:sz w:val="24"/>
          <w:szCs w:val="24"/>
        </w:rPr>
        <w:t>will perform all the HR activities which are designed for a specific organization. All of these sub</w:t>
      </w:r>
      <w:r w:rsidRPr="004B2E3A">
        <w:rPr>
          <w:rFonts w:ascii="Times New Roman" w:hAnsi="Times New Roman" w:cs="Times New Roman"/>
          <w:color w:val="auto"/>
          <w:sz w:val="24"/>
          <w:szCs w:val="24"/>
        </w:rPr>
        <w:t xml:space="preserve"> modules have their distinctive functions and have efficiencies to perform their respective jobs.</w:t>
      </w:r>
    </w:p>
    <w:p w14:paraId="69948A71" w14:textId="77777777" w:rsidR="00147107" w:rsidRDefault="00147107" w:rsidP="007A75C8">
      <w:pPr>
        <w:ind w:left="720"/>
        <w:rPr>
          <w:color w:val="auto"/>
        </w:rPr>
      </w:pPr>
      <w:r w:rsidRPr="00147107">
        <w:rPr>
          <w:noProof/>
          <w:color w:val="auto"/>
        </w:rPr>
        <w:drawing>
          <wp:inline distT="0" distB="0" distL="0" distR="0" wp14:anchorId="084F4834" wp14:editId="6491AFBB">
            <wp:extent cx="5067300" cy="4543425"/>
            <wp:effectExtent l="0" t="0" r="0" b="9525"/>
            <wp:docPr id="10" name="Picture 10" descr="C:\Users\nahar.kamrun\Desktop\Samuda-ERP_Process_Flow(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ahar.kamrun\Desktop\Samuda-ERP_Process_Flow(2).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67300" cy="4543425"/>
                    </a:xfrm>
                    <a:prstGeom prst="rect">
                      <a:avLst/>
                    </a:prstGeom>
                    <a:noFill/>
                    <a:ln>
                      <a:noFill/>
                    </a:ln>
                  </pic:spPr>
                </pic:pic>
              </a:graphicData>
            </a:graphic>
          </wp:inline>
        </w:drawing>
      </w:r>
    </w:p>
    <w:p w14:paraId="02900E69" w14:textId="77777777" w:rsidR="00C63E5A" w:rsidRDefault="00147107" w:rsidP="00147107">
      <w:pPr>
        <w:ind w:left="720"/>
        <w:rPr>
          <w:color w:val="auto"/>
        </w:rPr>
      </w:pPr>
      <w:r w:rsidRPr="00147107">
        <w:rPr>
          <w:b/>
          <w:color w:val="auto"/>
        </w:rPr>
        <w:t xml:space="preserve">                     </w:t>
      </w:r>
      <w:r w:rsidR="00AE3D52">
        <w:rPr>
          <w:b/>
          <w:color w:val="auto"/>
        </w:rPr>
        <w:t xml:space="preserve">                            </w:t>
      </w:r>
      <w:r w:rsidRPr="00147107">
        <w:rPr>
          <w:b/>
          <w:color w:val="auto"/>
        </w:rPr>
        <w:t xml:space="preserve"> Fig:</w:t>
      </w:r>
      <w:r>
        <w:rPr>
          <w:color w:val="auto"/>
        </w:rPr>
        <w:t xml:space="preserve"> </w:t>
      </w:r>
      <w:r w:rsidRPr="00E20B75">
        <w:rPr>
          <w:b/>
          <w:color w:val="auto"/>
        </w:rPr>
        <w:t>HR module and its Sub-modules</w:t>
      </w:r>
    </w:p>
    <w:p w14:paraId="6B858132" w14:textId="77777777" w:rsidR="00C63E5A" w:rsidRPr="00210EB8" w:rsidRDefault="006C2D95" w:rsidP="00210EB8">
      <w:pPr>
        <w:rPr>
          <w:rFonts w:ascii="Times New Roman" w:hAnsi="Times New Roman" w:cs="Times New Roman"/>
          <w:sz w:val="24"/>
          <w:szCs w:val="24"/>
        </w:rPr>
      </w:pPr>
      <w:r w:rsidRPr="00210EB8">
        <w:rPr>
          <w:rFonts w:ascii="Times New Roman" w:hAnsi="Times New Roman" w:cs="Times New Roman"/>
          <w:sz w:val="24"/>
          <w:szCs w:val="24"/>
        </w:rPr>
        <w:lastRenderedPageBreak/>
        <w:t xml:space="preserve">The following are the </w:t>
      </w:r>
      <w:r w:rsidR="00C63E5A" w:rsidRPr="00210EB8">
        <w:rPr>
          <w:rFonts w:ascii="Times New Roman" w:hAnsi="Times New Roman" w:cs="Times New Roman"/>
          <w:sz w:val="24"/>
          <w:szCs w:val="24"/>
        </w:rPr>
        <w:t>Sub module</w:t>
      </w:r>
      <w:r w:rsidRPr="00210EB8">
        <w:rPr>
          <w:rFonts w:ascii="Times New Roman" w:hAnsi="Times New Roman" w:cs="Times New Roman"/>
          <w:sz w:val="24"/>
          <w:szCs w:val="24"/>
        </w:rPr>
        <w:t>s of HR</w:t>
      </w:r>
      <w:r w:rsidR="00EF4742">
        <w:rPr>
          <w:rFonts w:ascii="Times New Roman" w:hAnsi="Times New Roman" w:cs="Times New Roman"/>
          <w:sz w:val="24"/>
          <w:szCs w:val="24"/>
        </w:rPr>
        <w:t xml:space="preserve"> module is given below</w:t>
      </w:r>
      <w:r w:rsidR="00C63E5A" w:rsidRPr="00210EB8">
        <w:rPr>
          <w:rFonts w:ascii="Times New Roman" w:hAnsi="Times New Roman" w:cs="Times New Roman"/>
          <w:sz w:val="24"/>
          <w:szCs w:val="24"/>
        </w:rPr>
        <w:t>:</w:t>
      </w:r>
    </w:p>
    <w:p w14:paraId="7BBA5E10" w14:textId="77777777" w:rsidR="00C63E5A" w:rsidRPr="00DC56D2" w:rsidRDefault="00C63E5A" w:rsidP="00EF4742">
      <w:pPr>
        <w:pStyle w:val="ListParagraph"/>
        <w:numPr>
          <w:ilvl w:val="0"/>
          <w:numId w:val="8"/>
        </w:numPr>
        <w:rPr>
          <w:rFonts w:ascii="Times New Roman" w:hAnsi="Times New Roman" w:cs="Times New Roman"/>
          <w:sz w:val="24"/>
          <w:szCs w:val="24"/>
        </w:rPr>
      </w:pPr>
      <w:r w:rsidRPr="00DC56D2">
        <w:rPr>
          <w:rFonts w:ascii="Times New Roman" w:hAnsi="Times New Roman" w:cs="Times New Roman"/>
          <w:sz w:val="24"/>
          <w:szCs w:val="24"/>
        </w:rPr>
        <w:t>Employee Personal Information</w:t>
      </w:r>
    </w:p>
    <w:p w14:paraId="37B7892B" w14:textId="77777777" w:rsidR="00C63E5A" w:rsidRPr="00DC56D2" w:rsidRDefault="001D4892" w:rsidP="00EF4742">
      <w:pPr>
        <w:pStyle w:val="ListParagraph"/>
        <w:numPr>
          <w:ilvl w:val="0"/>
          <w:numId w:val="8"/>
        </w:numPr>
        <w:rPr>
          <w:rFonts w:ascii="Times New Roman" w:hAnsi="Times New Roman" w:cs="Times New Roman"/>
          <w:color w:val="auto"/>
          <w:sz w:val="24"/>
          <w:szCs w:val="24"/>
        </w:rPr>
      </w:pPr>
      <w:r w:rsidRPr="00DC56D2">
        <w:rPr>
          <w:rFonts w:ascii="Times New Roman" w:hAnsi="Times New Roman" w:cs="Times New Roman"/>
          <w:color w:val="auto"/>
          <w:sz w:val="24"/>
          <w:szCs w:val="24"/>
        </w:rPr>
        <w:t>Organization</w:t>
      </w:r>
      <w:r w:rsidR="00C63E5A" w:rsidRPr="00DC56D2">
        <w:rPr>
          <w:rFonts w:ascii="Times New Roman" w:hAnsi="Times New Roman" w:cs="Times New Roman"/>
          <w:color w:val="auto"/>
          <w:sz w:val="24"/>
          <w:szCs w:val="24"/>
        </w:rPr>
        <w:t xml:space="preserve"> </w:t>
      </w:r>
      <w:r w:rsidRPr="00DC56D2">
        <w:rPr>
          <w:rFonts w:ascii="Times New Roman" w:hAnsi="Times New Roman" w:cs="Times New Roman"/>
          <w:color w:val="auto"/>
          <w:sz w:val="24"/>
          <w:szCs w:val="24"/>
        </w:rPr>
        <w:t>Calendar</w:t>
      </w:r>
    </w:p>
    <w:p w14:paraId="17160C1E" w14:textId="77777777" w:rsidR="00C63E5A" w:rsidRPr="00DC56D2" w:rsidRDefault="00591533" w:rsidP="00EF4742">
      <w:pPr>
        <w:pStyle w:val="ListParagraph"/>
        <w:numPr>
          <w:ilvl w:val="0"/>
          <w:numId w:val="8"/>
        </w:numPr>
        <w:rPr>
          <w:rFonts w:ascii="Times New Roman" w:hAnsi="Times New Roman" w:cs="Times New Roman"/>
          <w:color w:val="auto"/>
          <w:sz w:val="24"/>
          <w:szCs w:val="24"/>
        </w:rPr>
      </w:pPr>
      <w:r w:rsidRPr="00DC56D2">
        <w:rPr>
          <w:rFonts w:ascii="Times New Roman" w:hAnsi="Times New Roman" w:cs="Times New Roman"/>
          <w:color w:val="auto"/>
          <w:sz w:val="24"/>
          <w:szCs w:val="24"/>
        </w:rPr>
        <w:t>Leave Managemen</w:t>
      </w:r>
      <w:r w:rsidR="00C63E5A" w:rsidRPr="00DC56D2">
        <w:rPr>
          <w:rFonts w:ascii="Times New Roman" w:hAnsi="Times New Roman" w:cs="Times New Roman"/>
          <w:color w:val="auto"/>
          <w:sz w:val="24"/>
          <w:szCs w:val="24"/>
        </w:rPr>
        <w:t>t</w:t>
      </w:r>
    </w:p>
    <w:p w14:paraId="43DB980A" w14:textId="77777777" w:rsidR="00EF4742" w:rsidRPr="00DC56D2" w:rsidRDefault="00210EB8" w:rsidP="00EF4742">
      <w:pPr>
        <w:pStyle w:val="ListParagraph"/>
        <w:numPr>
          <w:ilvl w:val="0"/>
          <w:numId w:val="8"/>
        </w:numPr>
        <w:rPr>
          <w:rFonts w:ascii="Times New Roman" w:hAnsi="Times New Roman" w:cs="Times New Roman"/>
          <w:color w:val="auto"/>
          <w:sz w:val="24"/>
          <w:szCs w:val="24"/>
        </w:rPr>
      </w:pPr>
      <w:r w:rsidRPr="00DC56D2">
        <w:rPr>
          <w:rFonts w:ascii="Times New Roman" w:hAnsi="Times New Roman" w:cs="Times New Roman"/>
          <w:color w:val="auto"/>
          <w:sz w:val="24"/>
          <w:szCs w:val="24"/>
        </w:rPr>
        <w:t>Attendance</w:t>
      </w:r>
      <w:r w:rsidR="00C63E5A" w:rsidRPr="00DC56D2">
        <w:rPr>
          <w:rFonts w:ascii="Times New Roman" w:hAnsi="Times New Roman" w:cs="Times New Roman"/>
          <w:color w:val="auto"/>
          <w:sz w:val="24"/>
          <w:szCs w:val="24"/>
        </w:rPr>
        <w:t xml:space="preserve"> Management </w:t>
      </w:r>
    </w:p>
    <w:p w14:paraId="5A6499DD" w14:textId="77777777" w:rsidR="00C63E5A" w:rsidRPr="00DC56D2" w:rsidRDefault="00C63E5A" w:rsidP="00EF4742">
      <w:pPr>
        <w:pStyle w:val="ListParagraph"/>
        <w:numPr>
          <w:ilvl w:val="0"/>
          <w:numId w:val="8"/>
        </w:numPr>
        <w:rPr>
          <w:rFonts w:ascii="Times New Roman" w:hAnsi="Times New Roman" w:cs="Times New Roman"/>
          <w:color w:val="auto"/>
          <w:sz w:val="24"/>
          <w:szCs w:val="24"/>
        </w:rPr>
      </w:pPr>
      <w:r w:rsidRPr="00DC56D2">
        <w:rPr>
          <w:rFonts w:ascii="Times New Roman" w:hAnsi="Times New Roman" w:cs="Times New Roman"/>
          <w:sz w:val="24"/>
          <w:szCs w:val="24"/>
        </w:rPr>
        <w:t xml:space="preserve">Shift / </w:t>
      </w:r>
      <w:r w:rsidR="00210EB8" w:rsidRPr="00DC56D2">
        <w:rPr>
          <w:rFonts w:ascii="Times New Roman" w:hAnsi="Times New Roman" w:cs="Times New Roman"/>
          <w:sz w:val="24"/>
          <w:szCs w:val="24"/>
        </w:rPr>
        <w:t xml:space="preserve">Roster </w:t>
      </w:r>
      <w:r w:rsidRPr="00DC56D2">
        <w:rPr>
          <w:rFonts w:ascii="Times New Roman" w:hAnsi="Times New Roman" w:cs="Times New Roman"/>
          <w:sz w:val="24"/>
          <w:szCs w:val="24"/>
        </w:rPr>
        <w:t xml:space="preserve"> Management </w:t>
      </w:r>
    </w:p>
    <w:p w14:paraId="606F9225" w14:textId="77777777" w:rsidR="007C29A1" w:rsidRPr="00DC56D2" w:rsidRDefault="007C29A1" w:rsidP="00EF4742">
      <w:pPr>
        <w:pStyle w:val="ListParagraph"/>
        <w:numPr>
          <w:ilvl w:val="0"/>
          <w:numId w:val="8"/>
        </w:numPr>
        <w:rPr>
          <w:rFonts w:ascii="Times New Roman" w:hAnsi="Times New Roman" w:cs="Times New Roman"/>
          <w:sz w:val="24"/>
          <w:szCs w:val="24"/>
        </w:rPr>
      </w:pPr>
      <w:r w:rsidRPr="00DC56D2">
        <w:rPr>
          <w:rFonts w:ascii="Times New Roman" w:hAnsi="Times New Roman" w:cs="Times New Roman"/>
          <w:sz w:val="24"/>
          <w:szCs w:val="24"/>
        </w:rPr>
        <w:t>Payroll Management</w:t>
      </w:r>
    </w:p>
    <w:p w14:paraId="33466DA2" w14:textId="77777777" w:rsidR="007C29A1" w:rsidRPr="00DC56D2" w:rsidRDefault="007C29A1" w:rsidP="00EF4742">
      <w:pPr>
        <w:pStyle w:val="ListParagraph"/>
        <w:numPr>
          <w:ilvl w:val="0"/>
          <w:numId w:val="8"/>
        </w:numPr>
        <w:rPr>
          <w:rFonts w:ascii="Times New Roman" w:hAnsi="Times New Roman" w:cs="Times New Roman"/>
          <w:sz w:val="24"/>
          <w:szCs w:val="24"/>
        </w:rPr>
      </w:pPr>
      <w:r w:rsidRPr="00DC56D2">
        <w:rPr>
          <w:rFonts w:ascii="Times New Roman" w:hAnsi="Times New Roman" w:cs="Times New Roman"/>
          <w:sz w:val="24"/>
          <w:szCs w:val="24"/>
        </w:rPr>
        <w:t>Training</w:t>
      </w:r>
    </w:p>
    <w:p w14:paraId="2FE8B1AD" w14:textId="77777777" w:rsidR="00C63E5A" w:rsidRPr="00DC56D2" w:rsidRDefault="007C29A1" w:rsidP="00EF4742">
      <w:pPr>
        <w:pStyle w:val="ListParagraph"/>
        <w:numPr>
          <w:ilvl w:val="0"/>
          <w:numId w:val="8"/>
        </w:numPr>
        <w:rPr>
          <w:rFonts w:ascii="Times New Roman" w:hAnsi="Times New Roman" w:cs="Times New Roman"/>
          <w:sz w:val="24"/>
          <w:szCs w:val="24"/>
        </w:rPr>
      </w:pPr>
      <w:r w:rsidRPr="00DC56D2">
        <w:rPr>
          <w:rFonts w:ascii="Times New Roman" w:hAnsi="Times New Roman" w:cs="Times New Roman"/>
          <w:sz w:val="24"/>
          <w:szCs w:val="24"/>
        </w:rPr>
        <w:t>Recruitment &amp; Departure Process</w:t>
      </w:r>
    </w:p>
    <w:p w14:paraId="0CF4FAD0" w14:textId="77777777" w:rsidR="00EF4742" w:rsidRPr="00DC56D2" w:rsidRDefault="00EF4742" w:rsidP="00EF4742">
      <w:pPr>
        <w:pStyle w:val="ListParagraph"/>
        <w:numPr>
          <w:ilvl w:val="0"/>
          <w:numId w:val="8"/>
        </w:numPr>
        <w:rPr>
          <w:rFonts w:ascii="Times New Roman" w:hAnsi="Times New Roman" w:cs="Times New Roman"/>
          <w:sz w:val="24"/>
          <w:szCs w:val="24"/>
        </w:rPr>
      </w:pPr>
      <w:r w:rsidRPr="00DC56D2">
        <w:rPr>
          <w:rFonts w:ascii="Times New Roman" w:hAnsi="Times New Roman" w:cs="Times New Roman"/>
          <w:sz w:val="24"/>
          <w:szCs w:val="24"/>
        </w:rPr>
        <w:t>Employee Loan</w:t>
      </w:r>
    </w:p>
    <w:p w14:paraId="2D46C38C" w14:textId="77777777" w:rsidR="00EF4742" w:rsidRDefault="00EF4742" w:rsidP="007A75C8">
      <w:pPr>
        <w:pStyle w:val="ListParagraph"/>
        <w:numPr>
          <w:ilvl w:val="0"/>
          <w:numId w:val="8"/>
        </w:numPr>
        <w:rPr>
          <w:rFonts w:ascii="Times New Roman" w:hAnsi="Times New Roman" w:cs="Times New Roman"/>
          <w:b/>
          <w:sz w:val="24"/>
          <w:szCs w:val="24"/>
        </w:rPr>
      </w:pPr>
      <w:r w:rsidRPr="00DC56D2">
        <w:rPr>
          <w:rFonts w:ascii="Times New Roman" w:hAnsi="Times New Roman" w:cs="Times New Roman"/>
          <w:sz w:val="24"/>
          <w:szCs w:val="24"/>
        </w:rPr>
        <w:t>Employee Benefits</w:t>
      </w:r>
    </w:p>
    <w:p w14:paraId="0EC89E5D" w14:textId="77777777" w:rsidR="00841798" w:rsidRDefault="00841798" w:rsidP="00841798">
      <w:pPr>
        <w:pStyle w:val="ListParagraph"/>
        <w:ind w:left="1080"/>
        <w:rPr>
          <w:rFonts w:ascii="Times New Roman" w:hAnsi="Times New Roman" w:cs="Times New Roman"/>
          <w:b/>
          <w:sz w:val="24"/>
          <w:szCs w:val="24"/>
        </w:rPr>
      </w:pPr>
    </w:p>
    <w:p w14:paraId="41701AB8" w14:textId="77777777" w:rsidR="00841798" w:rsidRPr="007A75C8" w:rsidRDefault="00841798" w:rsidP="00841798">
      <w:pPr>
        <w:pStyle w:val="ListParagraph"/>
        <w:ind w:left="1080"/>
        <w:rPr>
          <w:rFonts w:ascii="Times New Roman" w:hAnsi="Times New Roman" w:cs="Times New Roman"/>
          <w:b/>
          <w:sz w:val="24"/>
          <w:szCs w:val="24"/>
        </w:rPr>
      </w:pPr>
    </w:p>
    <w:p w14:paraId="04BDE2E2" w14:textId="77777777" w:rsidR="00EF4742" w:rsidRPr="00DA2918" w:rsidRDefault="00DF3023" w:rsidP="00DA2918">
      <w:pPr>
        <w:pStyle w:val="Heading1"/>
        <w:rPr>
          <w:b/>
        </w:rPr>
      </w:pPr>
      <w:bookmarkStart w:id="7" w:name="_Toc471908385"/>
      <w:r w:rsidRPr="00DA2918">
        <w:rPr>
          <w:b/>
        </w:rPr>
        <w:t>3. Sub Module and Its feature Description</w:t>
      </w:r>
      <w:bookmarkEnd w:id="7"/>
    </w:p>
    <w:p w14:paraId="03B5AA02" w14:textId="77777777" w:rsidR="00DF3023" w:rsidRPr="00DA2918" w:rsidRDefault="00DF3023" w:rsidP="00DA2918">
      <w:pPr>
        <w:pStyle w:val="Heading2"/>
        <w:rPr>
          <w:b/>
        </w:rPr>
      </w:pPr>
      <w:bookmarkStart w:id="8" w:name="_Toc471908386"/>
      <w:r w:rsidRPr="00DA2918">
        <w:rPr>
          <w:b/>
        </w:rPr>
        <w:t>3.1 Employee Personal Information</w:t>
      </w:r>
      <w:bookmarkEnd w:id="8"/>
    </w:p>
    <w:p w14:paraId="6B47C127" w14:textId="77777777" w:rsidR="00797C19" w:rsidRDefault="00797C19" w:rsidP="00313FBE">
      <w:pPr>
        <w:spacing w:after="0"/>
        <w:jc w:val="both"/>
        <w:rPr>
          <w:rFonts w:ascii="Times New Roman" w:eastAsia="Times New Roman" w:hAnsi="Times New Roman" w:cs="Times New Roman"/>
          <w:color w:val="auto"/>
          <w:sz w:val="24"/>
          <w:szCs w:val="24"/>
        </w:rPr>
      </w:pPr>
      <w:r w:rsidRPr="00797C19">
        <w:rPr>
          <w:rFonts w:ascii="Tahoma" w:eastAsia="Times New Roman" w:hAnsi="Tahoma" w:cs="Tahoma"/>
          <w:color w:val="666666"/>
          <w:sz w:val="20"/>
          <w:szCs w:val="20"/>
        </w:rPr>
        <w:br/>
      </w:r>
      <w:r>
        <w:rPr>
          <w:rFonts w:ascii="Times New Roman" w:eastAsia="Times New Roman" w:hAnsi="Times New Roman" w:cs="Times New Roman"/>
          <w:color w:val="auto"/>
          <w:sz w:val="24"/>
          <w:szCs w:val="24"/>
        </w:rPr>
        <w:t xml:space="preserve">This </w:t>
      </w:r>
      <w:r w:rsidRPr="00797C19">
        <w:rPr>
          <w:rFonts w:ascii="Times New Roman" w:eastAsia="Times New Roman" w:hAnsi="Times New Roman" w:cs="Times New Roman"/>
          <w:color w:val="auto"/>
          <w:sz w:val="24"/>
          <w:szCs w:val="24"/>
        </w:rPr>
        <w:t>module</w:t>
      </w:r>
      <w:r>
        <w:rPr>
          <w:rFonts w:ascii="Times New Roman" w:eastAsia="Times New Roman" w:hAnsi="Times New Roman" w:cs="Times New Roman"/>
          <w:color w:val="auto"/>
          <w:sz w:val="24"/>
          <w:szCs w:val="24"/>
        </w:rPr>
        <w:t xml:space="preserve"> will</w:t>
      </w:r>
      <w:r w:rsidRPr="00797C19">
        <w:rPr>
          <w:rFonts w:ascii="Times New Roman" w:eastAsia="Times New Roman" w:hAnsi="Times New Roman" w:cs="Times New Roman"/>
          <w:color w:val="auto"/>
          <w:sz w:val="24"/>
          <w:szCs w:val="24"/>
        </w:rPr>
        <w:t xml:space="preserve"> maintains all relevant employee related information‚ including different types of personal information‚ detailed qualifications and work experience‚ job related information etc. A picture of the employee can be added as well. All documents related to the employee can be scanned and attached to contribute to legally compliant record keeping. Information captured in this module i</w:t>
      </w:r>
      <w:r w:rsidR="00C52C2D">
        <w:rPr>
          <w:rFonts w:ascii="Times New Roman" w:eastAsia="Times New Roman" w:hAnsi="Times New Roman" w:cs="Times New Roman"/>
          <w:color w:val="auto"/>
          <w:sz w:val="24"/>
          <w:szCs w:val="24"/>
        </w:rPr>
        <w:t>s utilized by all other modules</w:t>
      </w:r>
      <w:r w:rsidRPr="00797C19">
        <w:rPr>
          <w:rFonts w:ascii="Times New Roman" w:eastAsia="Times New Roman" w:hAnsi="Times New Roman" w:cs="Times New Roman"/>
          <w:color w:val="auto"/>
          <w:sz w:val="24"/>
          <w:szCs w:val="24"/>
        </w:rPr>
        <w:t xml:space="preserve"> thus eliminating data redundancy.</w:t>
      </w:r>
      <w:r w:rsidR="00512855">
        <w:rPr>
          <w:rFonts w:ascii="Times New Roman" w:eastAsia="Times New Roman" w:hAnsi="Times New Roman" w:cs="Times New Roman"/>
          <w:color w:val="auto"/>
          <w:sz w:val="24"/>
          <w:szCs w:val="24"/>
        </w:rPr>
        <w:t xml:space="preserve"> This will be only accessible by individual and Authorized HR user.</w:t>
      </w:r>
    </w:p>
    <w:p w14:paraId="3AC9D860" w14:textId="77777777" w:rsidR="00DA2918" w:rsidRDefault="00DA2918" w:rsidP="00797C19">
      <w:pPr>
        <w:spacing w:after="0"/>
        <w:rPr>
          <w:rFonts w:ascii="Times New Roman" w:eastAsia="Times New Roman" w:hAnsi="Times New Roman" w:cs="Times New Roman"/>
          <w:color w:val="auto"/>
          <w:sz w:val="24"/>
          <w:szCs w:val="24"/>
        </w:rPr>
      </w:pPr>
    </w:p>
    <w:p w14:paraId="6C7EA13B" w14:textId="77777777" w:rsidR="00DF3023" w:rsidRDefault="00DA2918" w:rsidP="00DA2918">
      <w:pPr>
        <w:pStyle w:val="Heading2"/>
        <w:rPr>
          <w:b/>
        </w:rPr>
      </w:pPr>
      <w:bookmarkStart w:id="9" w:name="_Toc471908387"/>
      <w:r w:rsidRPr="00DA2918">
        <w:rPr>
          <w:b/>
        </w:rPr>
        <w:t>3.2 Define Organization Calendar</w:t>
      </w:r>
      <w:bookmarkEnd w:id="9"/>
    </w:p>
    <w:p w14:paraId="50FC43C7" w14:textId="77777777" w:rsidR="00B95B7A" w:rsidRPr="00B95B7A" w:rsidRDefault="00B95B7A" w:rsidP="00B95B7A">
      <w:pPr>
        <w:pStyle w:val="Heading3"/>
        <w:rPr>
          <w:b/>
        </w:rPr>
      </w:pPr>
      <w:bookmarkStart w:id="10" w:name="_Toc471908388"/>
      <w:r w:rsidRPr="00B95B7A">
        <w:rPr>
          <w:b/>
        </w:rPr>
        <w:t>3.2.1 Module Overview</w:t>
      </w:r>
      <w:bookmarkEnd w:id="10"/>
    </w:p>
    <w:p w14:paraId="78C10022" w14:textId="77777777" w:rsidR="00B95B7A" w:rsidRPr="008F638C" w:rsidRDefault="00C621BE" w:rsidP="008F638C">
      <w:pPr>
        <w:jc w:val="both"/>
        <w:rPr>
          <w:rFonts w:ascii="Times New Roman" w:hAnsi="Times New Roman" w:cs="Times New Roman"/>
          <w:sz w:val="24"/>
          <w:szCs w:val="24"/>
        </w:rPr>
      </w:pPr>
      <w:r w:rsidRPr="00C621BE">
        <w:rPr>
          <w:rFonts w:ascii="Times New Roman" w:hAnsi="Times New Roman" w:cs="Times New Roman"/>
          <w:sz w:val="24"/>
          <w:szCs w:val="24"/>
        </w:rPr>
        <w:t>This will prepare an organization calen</w:t>
      </w:r>
      <w:r>
        <w:rPr>
          <w:rFonts w:ascii="Times New Roman" w:hAnsi="Times New Roman" w:cs="Times New Roman"/>
          <w:sz w:val="24"/>
          <w:szCs w:val="24"/>
        </w:rPr>
        <w:t>dar every year by mentioning public holidays and week holidays. This calendar is prepared by authorized HR Personnel</w:t>
      </w:r>
      <w:r w:rsidR="008F638C">
        <w:rPr>
          <w:rFonts w:ascii="Times New Roman" w:hAnsi="Times New Roman" w:cs="Times New Roman"/>
          <w:sz w:val="24"/>
          <w:szCs w:val="24"/>
        </w:rPr>
        <w:t>.</w:t>
      </w:r>
    </w:p>
    <w:p w14:paraId="1F2F0633" w14:textId="77777777" w:rsidR="00B95B7A" w:rsidRDefault="00B95B7A" w:rsidP="00B95B7A">
      <w:pPr>
        <w:pStyle w:val="NormalWeb"/>
      </w:pPr>
      <w:r w:rsidRPr="00B95B7A">
        <w:rPr>
          <w:rStyle w:val="Emphasis"/>
          <w:b/>
          <w:i w:val="0"/>
        </w:rPr>
        <w:t>Note:</w:t>
      </w:r>
      <w:r w:rsidRPr="00B95B7A">
        <w:rPr>
          <w:rStyle w:val="Emphasis"/>
          <w:i w:val="0"/>
        </w:rPr>
        <w:t xml:space="preserve"> It is not recommended to m</w:t>
      </w:r>
      <w:r>
        <w:rPr>
          <w:rStyle w:val="Emphasis"/>
          <w:i w:val="0"/>
        </w:rPr>
        <w:t>ake any changes to the organization c</w:t>
      </w:r>
      <w:r w:rsidRPr="00B95B7A">
        <w:rPr>
          <w:rStyle w:val="Emphasis"/>
          <w:i w:val="0"/>
        </w:rPr>
        <w:t>alenda</w:t>
      </w:r>
      <w:r w:rsidR="008F638C">
        <w:rPr>
          <w:rStyle w:val="Emphasis"/>
          <w:i w:val="0"/>
        </w:rPr>
        <w:t>r within that year.</w:t>
      </w:r>
    </w:p>
    <w:p w14:paraId="6A0D9117" w14:textId="77777777" w:rsidR="00AC1810" w:rsidRDefault="00AE3D52" w:rsidP="00AC1810">
      <w:pPr>
        <w:pStyle w:val="Heading3"/>
        <w:rPr>
          <w:b/>
        </w:rPr>
      </w:pPr>
      <w:bookmarkStart w:id="11" w:name="_Toc471908389"/>
      <w:r w:rsidRPr="00AC1810">
        <w:rPr>
          <w:b/>
        </w:rPr>
        <w:t xml:space="preserve">3.2.2 </w:t>
      </w:r>
      <w:proofErr w:type="gramStart"/>
      <w:r>
        <w:rPr>
          <w:b/>
        </w:rPr>
        <w:t>To</w:t>
      </w:r>
      <w:proofErr w:type="gramEnd"/>
      <w:r w:rsidR="00AC1810" w:rsidRPr="00AC1810">
        <w:rPr>
          <w:b/>
        </w:rPr>
        <w:t xml:space="preserve"> be System</w:t>
      </w:r>
      <w:bookmarkEnd w:id="11"/>
    </w:p>
    <w:p w14:paraId="258412E6" w14:textId="77777777" w:rsidR="00AC1810" w:rsidRPr="00AC1810" w:rsidRDefault="00AC1810" w:rsidP="00AC1810">
      <w:r>
        <w:t>This following days will be incorporated with system.</w:t>
      </w:r>
    </w:p>
    <w:p w14:paraId="56D5B87A" w14:textId="77777777" w:rsidR="00AC1810" w:rsidRDefault="00B95B7A" w:rsidP="00AC1810">
      <w:pPr>
        <w:pStyle w:val="Bodycopy"/>
        <w:rPr>
          <w:b/>
          <w:color w:val="5B9BD5" w:themeColor="accent1"/>
        </w:rPr>
      </w:pPr>
      <w:r w:rsidRPr="00AC1810">
        <w:rPr>
          <w:b/>
          <w:color w:val="5B9BD5" w:themeColor="accent1"/>
        </w:rPr>
        <w:t xml:space="preserve">Public </w:t>
      </w:r>
      <w:r w:rsidR="00AC1810" w:rsidRPr="00AC1810">
        <w:rPr>
          <w:b/>
          <w:color w:val="5B9BD5" w:themeColor="accent1"/>
        </w:rPr>
        <w:t>holidays:</w:t>
      </w:r>
    </w:p>
    <w:p w14:paraId="6012FFA1" w14:textId="77777777" w:rsidR="00B95B7A" w:rsidRDefault="00B95B7A" w:rsidP="00AC1810">
      <w:pPr>
        <w:pStyle w:val="Bodycopy"/>
      </w:pPr>
      <w:r>
        <w:t>Public holidays can be defined and be combined in</w:t>
      </w:r>
      <w:r w:rsidR="00AC1810">
        <w:t>to organization</w:t>
      </w:r>
      <w:r>
        <w:t xml:space="preserve"> calendars.</w:t>
      </w:r>
      <w:r w:rsidR="00AC1810">
        <w:t xml:space="preserve"> </w:t>
      </w:r>
      <w:r>
        <w:t>Public holidays describe the statutory holidays for a particular country.</w:t>
      </w:r>
    </w:p>
    <w:p w14:paraId="53E59F20" w14:textId="77777777" w:rsidR="00B95B7A" w:rsidRPr="00AC1810" w:rsidRDefault="00B95B7A" w:rsidP="00AC1810">
      <w:pPr>
        <w:pStyle w:val="Bodycopy"/>
        <w:rPr>
          <w:b/>
          <w:color w:val="5B9BD5" w:themeColor="accent1"/>
        </w:rPr>
      </w:pPr>
      <w:r w:rsidRPr="00AC1810">
        <w:rPr>
          <w:b/>
          <w:color w:val="5B9BD5" w:themeColor="accent1"/>
        </w:rPr>
        <w:t>Types of Public holidays:</w:t>
      </w:r>
    </w:p>
    <w:p w14:paraId="2B166E16" w14:textId="77777777" w:rsidR="00B95B7A" w:rsidRPr="00AC1810" w:rsidRDefault="00B95B7A" w:rsidP="00B95B7A">
      <w:pPr>
        <w:numPr>
          <w:ilvl w:val="0"/>
          <w:numId w:val="42"/>
        </w:numPr>
        <w:spacing w:before="100" w:beforeAutospacing="1" w:after="100" w:afterAutospacing="1"/>
        <w:rPr>
          <w:rFonts w:ascii="Times New Roman" w:hAnsi="Times New Roman" w:cs="Times New Roman"/>
          <w:sz w:val="24"/>
          <w:szCs w:val="24"/>
        </w:rPr>
      </w:pPr>
      <w:r w:rsidRPr="00AC1810">
        <w:rPr>
          <w:rFonts w:ascii="Times New Roman" w:hAnsi="Times New Roman" w:cs="Times New Roman"/>
          <w:sz w:val="24"/>
          <w:szCs w:val="24"/>
        </w:rPr>
        <w:t>Fixed date</w:t>
      </w:r>
      <w:r w:rsidR="00AF3402">
        <w:rPr>
          <w:rFonts w:ascii="Times New Roman" w:hAnsi="Times New Roman" w:cs="Times New Roman"/>
          <w:sz w:val="24"/>
          <w:szCs w:val="24"/>
        </w:rPr>
        <w:t xml:space="preserve"> (</w:t>
      </w:r>
      <w:r w:rsidR="00AF3402" w:rsidRPr="00AC1810">
        <w:rPr>
          <w:rFonts w:ascii="Times New Roman" w:hAnsi="Times New Roman" w:cs="Times New Roman"/>
          <w:sz w:val="24"/>
          <w:szCs w:val="24"/>
        </w:rPr>
        <w:t>Victory Day, Independence Day</w:t>
      </w:r>
      <w:r w:rsidR="00AF3402">
        <w:rPr>
          <w:rFonts w:ascii="Times New Roman" w:hAnsi="Times New Roman" w:cs="Times New Roman"/>
          <w:sz w:val="24"/>
          <w:szCs w:val="24"/>
        </w:rPr>
        <w:t>)</w:t>
      </w:r>
    </w:p>
    <w:p w14:paraId="168A0535" w14:textId="77777777" w:rsidR="00B95B7A" w:rsidRPr="00AC1810" w:rsidRDefault="00B95B7A" w:rsidP="00B95B7A">
      <w:pPr>
        <w:numPr>
          <w:ilvl w:val="0"/>
          <w:numId w:val="42"/>
        </w:numPr>
        <w:spacing w:before="100" w:beforeAutospacing="1" w:after="100" w:afterAutospacing="1"/>
        <w:rPr>
          <w:rFonts w:ascii="Times New Roman" w:hAnsi="Times New Roman" w:cs="Times New Roman"/>
          <w:sz w:val="24"/>
          <w:szCs w:val="24"/>
        </w:rPr>
      </w:pPr>
      <w:r w:rsidRPr="00AC1810">
        <w:rPr>
          <w:rFonts w:ascii="Times New Roman" w:hAnsi="Times New Roman" w:cs="Times New Roman"/>
          <w:sz w:val="24"/>
          <w:szCs w:val="24"/>
        </w:rPr>
        <w:t>Fixed day of week from a specific date</w:t>
      </w:r>
    </w:p>
    <w:p w14:paraId="47F6731B" w14:textId="77777777" w:rsidR="00B95B7A" w:rsidRPr="00AC1810" w:rsidRDefault="00B95B7A" w:rsidP="00AF3402">
      <w:pPr>
        <w:numPr>
          <w:ilvl w:val="0"/>
          <w:numId w:val="42"/>
        </w:numPr>
        <w:spacing w:before="100" w:beforeAutospacing="1" w:after="100" w:afterAutospacing="1"/>
        <w:rPr>
          <w:rFonts w:ascii="Times New Roman" w:hAnsi="Times New Roman" w:cs="Times New Roman"/>
          <w:sz w:val="24"/>
          <w:szCs w:val="24"/>
        </w:rPr>
      </w:pPr>
      <w:r w:rsidRPr="00AC1810">
        <w:rPr>
          <w:rFonts w:ascii="Times New Roman" w:hAnsi="Times New Roman" w:cs="Times New Roman"/>
          <w:sz w:val="24"/>
          <w:szCs w:val="24"/>
        </w:rPr>
        <w:t>Specific number of days</w:t>
      </w:r>
      <w:r w:rsidR="00AC1810" w:rsidRPr="00AC1810">
        <w:rPr>
          <w:rFonts w:ascii="Times New Roman" w:hAnsi="Times New Roman" w:cs="Times New Roman"/>
          <w:sz w:val="24"/>
          <w:szCs w:val="24"/>
        </w:rPr>
        <w:t xml:space="preserve"> before or after </w:t>
      </w:r>
      <w:proofErr w:type="spellStart"/>
      <w:r w:rsidR="00AC1810" w:rsidRPr="00AC1810">
        <w:rPr>
          <w:rFonts w:ascii="Times New Roman" w:hAnsi="Times New Roman" w:cs="Times New Roman"/>
          <w:sz w:val="24"/>
          <w:szCs w:val="24"/>
        </w:rPr>
        <w:t>Eid-ul-Fitr</w:t>
      </w:r>
      <w:proofErr w:type="spellEnd"/>
      <w:r w:rsidR="00AC1810" w:rsidRPr="00AC1810">
        <w:rPr>
          <w:rFonts w:ascii="Times New Roman" w:hAnsi="Times New Roman" w:cs="Times New Roman"/>
          <w:sz w:val="24"/>
          <w:szCs w:val="24"/>
        </w:rPr>
        <w:t xml:space="preserve"> and </w:t>
      </w:r>
      <w:proofErr w:type="spellStart"/>
      <w:r w:rsidR="00AC1810" w:rsidRPr="00AC1810">
        <w:rPr>
          <w:rFonts w:ascii="Times New Roman" w:hAnsi="Times New Roman" w:cs="Times New Roman"/>
          <w:sz w:val="24"/>
          <w:szCs w:val="24"/>
        </w:rPr>
        <w:t>Eid-ul-Adha</w:t>
      </w:r>
      <w:proofErr w:type="spellEnd"/>
    </w:p>
    <w:p w14:paraId="54AABD22" w14:textId="77777777" w:rsidR="00B95B7A" w:rsidRPr="00AC1810" w:rsidRDefault="00B95B7A" w:rsidP="00B95B7A">
      <w:pPr>
        <w:numPr>
          <w:ilvl w:val="0"/>
          <w:numId w:val="42"/>
        </w:numPr>
        <w:spacing w:before="100" w:beforeAutospacing="1" w:after="100" w:afterAutospacing="1"/>
        <w:rPr>
          <w:rFonts w:ascii="Times New Roman" w:hAnsi="Times New Roman" w:cs="Times New Roman"/>
          <w:sz w:val="24"/>
          <w:szCs w:val="24"/>
        </w:rPr>
      </w:pPr>
      <w:r w:rsidRPr="00AC1810">
        <w:rPr>
          <w:rFonts w:ascii="Times New Roman" w:hAnsi="Times New Roman" w:cs="Times New Roman"/>
          <w:sz w:val="24"/>
          <w:szCs w:val="24"/>
        </w:rPr>
        <w:t>Moveable holiday (with individual specification of dates during each specified year).</w:t>
      </w:r>
    </w:p>
    <w:p w14:paraId="35269187" w14:textId="77777777" w:rsidR="00967ED6" w:rsidRDefault="00B95B7A" w:rsidP="00AC1810">
      <w:pPr>
        <w:pStyle w:val="NormalWeb"/>
      </w:pPr>
      <w:r>
        <w:lastRenderedPageBreak/>
        <w:t>For holidays with fixed date and moveable holidays it is possible to specify simple rules guaranteeing the holiday if it falls on certain days of the week (Thu, Fr</w:t>
      </w:r>
      <w:r w:rsidR="00AF3402">
        <w:t>i, Sun, Sat/Sun).</w:t>
      </w:r>
    </w:p>
    <w:p w14:paraId="23A9A928" w14:textId="77777777" w:rsidR="00921BE3" w:rsidRDefault="00921BE3" w:rsidP="00921BE3">
      <w:pPr>
        <w:pStyle w:val="Bodycopy"/>
        <w:rPr>
          <w:b/>
          <w:color w:val="5B9BD5" w:themeColor="accent1"/>
        </w:rPr>
      </w:pPr>
      <w:r w:rsidRPr="00921BE3">
        <w:rPr>
          <w:b/>
          <w:color w:val="5B9BD5" w:themeColor="accent1"/>
        </w:rPr>
        <w:t>Week Holidays</w:t>
      </w:r>
    </w:p>
    <w:p w14:paraId="3ECB3774" w14:textId="77777777" w:rsidR="009D60CF" w:rsidRDefault="00921BE3" w:rsidP="009D60CF">
      <w:pPr>
        <w:pStyle w:val="Bodycopy"/>
        <w:rPr>
          <w:color w:val="auto"/>
        </w:rPr>
      </w:pPr>
      <w:r>
        <w:rPr>
          <w:color w:val="auto"/>
        </w:rPr>
        <w:t>It will be configurable item depend</w:t>
      </w:r>
      <w:r w:rsidR="00573A57">
        <w:rPr>
          <w:color w:val="auto"/>
        </w:rPr>
        <w:t>s</w:t>
      </w:r>
      <w:r>
        <w:rPr>
          <w:color w:val="auto"/>
        </w:rPr>
        <w:t xml:space="preserve"> on the employee category.</w:t>
      </w:r>
      <w:r w:rsidR="00B241E5">
        <w:rPr>
          <w:color w:val="auto"/>
        </w:rPr>
        <w:t xml:space="preserve"> E.g. for HR employee week holiday is Tuesday.</w:t>
      </w:r>
    </w:p>
    <w:p w14:paraId="151B2167" w14:textId="77777777" w:rsidR="00841798" w:rsidRPr="009D60CF" w:rsidRDefault="00841798" w:rsidP="009D60CF">
      <w:pPr>
        <w:pStyle w:val="Bodycopy"/>
        <w:rPr>
          <w:color w:val="auto"/>
        </w:rPr>
      </w:pPr>
    </w:p>
    <w:p w14:paraId="4CDD321A" w14:textId="77777777" w:rsidR="00C151C1" w:rsidRDefault="00C621BE" w:rsidP="00967ED6">
      <w:pPr>
        <w:pStyle w:val="Heading2"/>
        <w:rPr>
          <w:b/>
        </w:rPr>
      </w:pPr>
      <w:bookmarkStart w:id="12" w:name="_Toc471908390"/>
      <w:r w:rsidRPr="00C621BE">
        <w:rPr>
          <w:b/>
        </w:rPr>
        <w:t>3.3 Leave management</w:t>
      </w:r>
      <w:bookmarkEnd w:id="12"/>
      <w:r w:rsidRPr="00C621BE">
        <w:rPr>
          <w:b/>
        </w:rPr>
        <w:t xml:space="preserve"> </w:t>
      </w:r>
      <w:bookmarkStart w:id="13" w:name="_3znysh7" w:colFirst="0" w:colLast="0"/>
      <w:bookmarkEnd w:id="13"/>
    </w:p>
    <w:p w14:paraId="5CD7E670" w14:textId="77777777" w:rsidR="00BB03C3" w:rsidRPr="00AE0B76" w:rsidRDefault="00AE0B76" w:rsidP="00AE0B76">
      <w:pPr>
        <w:pStyle w:val="Heading3"/>
        <w:rPr>
          <w:b/>
        </w:rPr>
      </w:pPr>
      <w:bookmarkStart w:id="14" w:name="_Toc471908391"/>
      <w:r>
        <w:rPr>
          <w:b/>
        </w:rPr>
        <w:t xml:space="preserve">3.3.1 </w:t>
      </w:r>
      <w:r w:rsidR="00147107">
        <w:rPr>
          <w:b/>
        </w:rPr>
        <w:t>Module Overview</w:t>
      </w:r>
      <w:bookmarkEnd w:id="14"/>
      <w:r w:rsidR="00BB03C3" w:rsidRPr="00AE0B76">
        <w:rPr>
          <w:b/>
        </w:rPr>
        <w:t xml:space="preserve"> </w:t>
      </w:r>
    </w:p>
    <w:p w14:paraId="61B02C1B" w14:textId="77777777" w:rsidR="00BB03C3" w:rsidRDefault="00BB03C3" w:rsidP="00CA2418">
      <w:pPr>
        <w:jc w:val="both"/>
        <w:rPr>
          <w:rFonts w:ascii="Times New Roman" w:hAnsi="Times New Roman" w:cs="Times New Roman"/>
          <w:sz w:val="24"/>
          <w:szCs w:val="24"/>
        </w:rPr>
      </w:pPr>
      <w:r w:rsidRPr="00F6186E">
        <w:rPr>
          <w:rFonts w:ascii="Times New Roman" w:hAnsi="Times New Roman" w:cs="Times New Roman"/>
          <w:sz w:val="24"/>
          <w:szCs w:val="24"/>
        </w:rPr>
        <w:t>Leave management module is responsible to track all the employees</w:t>
      </w:r>
      <w:r w:rsidR="00C151C1" w:rsidRPr="00F6186E">
        <w:rPr>
          <w:rFonts w:ascii="Times New Roman" w:hAnsi="Times New Roman" w:cs="Times New Roman"/>
          <w:sz w:val="24"/>
          <w:szCs w:val="24"/>
        </w:rPr>
        <w:t>’</w:t>
      </w:r>
      <w:r w:rsidRPr="00F6186E">
        <w:rPr>
          <w:rFonts w:ascii="Times New Roman" w:hAnsi="Times New Roman" w:cs="Times New Roman"/>
          <w:sz w:val="24"/>
          <w:szCs w:val="24"/>
        </w:rPr>
        <w:t xml:space="preserve"> leave</w:t>
      </w:r>
      <w:r w:rsidR="00C151C1" w:rsidRPr="00F6186E">
        <w:rPr>
          <w:rFonts w:ascii="Times New Roman" w:hAnsi="Times New Roman" w:cs="Times New Roman"/>
          <w:sz w:val="24"/>
          <w:szCs w:val="24"/>
        </w:rPr>
        <w:t xml:space="preserve"> related activities</w:t>
      </w:r>
      <w:r w:rsidRPr="00F6186E">
        <w:rPr>
          <w:rFonts w:ascii="Times New Roman" w:hAnsi="Times New Roman" w:cs="Times New Roman"/>
          <w:sz w:val="24"/>
          <w:szCs w:val="24"/>
        </w:rPr>
        <w:t>. It will help to declare leave types along with</w:t>
      </w:r>
      <w:r w:rsidR="00C151C1" w:rsidRPr="00F6186E">
        <w:rPr>
          <w:rFonts w:ascii="Times New Roman" w:hAnsi="Times New Roman" w:cs="Times New Roman"/>
          <w:sz w:val="24"/>
          <w:szCs w:val="24"/>
        </w:rPr>
        <w:t xml:space="preserve"> leave encashment and carry forward feature. This module will</w:t>
      </w:r>
      <w:r w:rsidRPr="00F6186E">
        <w:rPr>
          <w:rFonts w:ascii="Times New Roman" w:hAnsi="Times New Roman" w:cs="Times New Roman"/>
          <w:sz w:val="24"/>
          <w:szCs w:val="24"/>
        </w:rPr>
        <w:t xml:space="preserve"> </w:t>
      </w:r>
      <w:r w:rsidR="00C151C1" w:rsidRPr="00F6186E">
        <w:rPr>
          <w:rFonts w:ascii="Times New Roman" w:hAnsi="Times New Roman" w:cs="Times New Roman"/>
          <w:sz w:val="24"/>
          <w:szCs w:val="24"/>
        </w:rPr>
        <w:t xml:space="preserve">also </w:t>
      </w:r>
      <w:r w:rsidRPr="00F6186E">
        <w:rPr>
          <w:rFonts w:ascii="Times New Roman" w:hAnsi="Times New Roman" w:cs="Times New Roman"/>
          <w:sz w:val="24"/>
          <w:szCs w:val="24"/>
        </w:rPr>
        <w:t xml:space="preserve">have dynamic leave approval system for the applied leave by the employee. </w:t>
      </w:r>
      <w:r w:rsidR="00EA7A30" w:rsidRPr="00F6186E">
        <w:rPr>
          <w:rFonts w:ascii="Times New Roman" w:hAnsi="Times New Roman" w:cs="Times New Roman"/>
          <w:sz w:val="24"/>
          <w:szCs w:val="24"/>
        </w:rPr>
        <w:t>Features of this sub module is given below:</w:t>
      </w:r>
    </w:p>
    <w:p w14:paraId="3E98E458" w14:textId="77777777" w:rsidR="00D212E7" w:rsidRDefault="00D212E7" w:rsidP="007A75C8">
      <w:pPr>
        <w:ind w:left="720"/>
        <w:rPr>
          <w:rFonts w:ascii="Times New Roman" w:hAnsi="Times New Roman" w:cs="Times New Roman"/>
          <w:sz w:val="24"/>
          <w:szCs w:val="24"/>
        </w:rPr>
      </w:pPr>
      <w:r w:rsidRPr="00D212E7">
        <w:rPr>
          <w:rFonts w:ascii="Times New Roman" w:hAnsi="Times New Roman" w:cs="Times New Roman"/>
          <w:noProof/>
          <w:sz w:val="24"/>
          <w:szCs w:val="24"/>
        </w:rPr>
        <w:drawing>
          <wp:inline distT="0" distB="0" distL="0" distR="0" wp14:anchorId="440F85A8" wp14:editId="22874703">
            <wp:extent cx="5400675" cy="4143375"/>
            <wp:effectExtent l="19050" t="19050" r="28575" b="28575"/>
            <wp:docPr id="2" name="Picture 2" descr="C:\Users\nahar.kamrun\AppData\Roaming\Skype\rita.chowdhury3\media_messaging\media_cache_v3\^03177F09154328C861B07AD0875EF319495856ADAEDFED3FA4^pimgpsh_fullsize_dis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C:\Users\nahar.kamrun\AppData\Roaming\Skype\rita.chowdhury3\media_messaging\media_cache_v3\^03177F09154328C861B07AD0875EF319495856ADAEDFED3FA4^pimgpsh_fullsize_distr.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675" cy="4143375"/>
                    </a:xfrm>
                    <a:prstGeom prst="rect">
                      <a:avLst/>
                    </a:prstGeom>
                    <a:noFill/>
                    <a:ln>
                      <a:solidFill>
                        <a:schemeClr val="bg2">
                          <a:lumMod val="50000"/>
                        </a:schemeClr>
                      </a:solidFill>
                    </a:ln>
                  </pic:spPr>
                </pic:pic>
              </a:graphicData>
            </a:graphic>
          </wp:inline>
        </w:drawing>
      </w:r>
    </w:p>
    <w:p w14:paraId="0A7CEA53" w14:textId="77777777" w:rsidR="00D212E7" w:rsidRPr="00D212E7" w:rsidRDefault="00D212E7" w:rsidP="00D212E7">
      <w:pPr>
        <w:ind w:left="1440"/>
        <w:rPr>
          <w:rFonts w:ascii="Times New Roman" w:hAnsi="Times New Roman" w:cs="Times New Roman"/>
          <w:sz w:val="24"/>
          <w:szCs w:val="24"/>
        </w:rPr>
      </w:pPr>
      <w:r w:rsidRPr="00D212E7">
        <w:rPr>
          <w:rFonts w:ascii="Times New Roman" w:hAnsi="Times New Roman" w:cs="Times New Roman"/>
          <w:b/>
          <w:sz w:val="24"/>
          <w:szCs w:val="24"/>
        </w:rPr>
        <w:t xml:space="preserve">       </w:t>
      </w:r>
      <w:r w:rsidR="007A75C8">
        <w:rPr>
          <w:rFonts w:ascii="Times New Roman" w:hAnsi="Times New Roman" w:cs="Times New Roman"/>
          <w:b/>
          <w:sz w:val="24"/>
          <w:szCs w:val="24"/>
        </w:rPr>
        <w:t xml:space="preserve">                        </w:t>
      </w:r>
      <w:r w:rsidRPr="00D212E7">
        <w:rPr>
          <w:rFonts w:ascii="Times New Roman" w:hAnsi="Times New Roman" w:cs="Times New Roman"/>
          <w:b/>
          <w:sz w:val="24"/>
          <w:szCs w:val="24"/>
        </w:rPr>
        <w:t xml:space="preserve"> Fig:</w:t>
      </w:r>
      <w:r>
        <w:rPr>
          <w:rFonts w:ascii="Times New Roman" w:hAnsi="Times New Roman" w:cs="Times New Roman"/>
          <w:b/>
          <w:sz w:val="24"/>
          <w:szCs w:val="24"/>
        </w:rPr>
        <w:t xml:space="preserve"> </w:t>
      </w:r>
      <w:r>
        <w:rPr>
          <w:rFonts w:ascii="Times New Roman" w:hAnsi="Times New Roman" w:cs="Times New Roman"/>
          <w:sz w:val="24"/>
          <w:szCs w:val="24"/>
        </w:rPr>
        <w:t>Leave Management Workflow</w:t>
      </w:r>
    </w:p>
    <w:p w14:paraId="75362A45" w14:textId="77777777" w:rsidR="00BB03C3" w:rsidRPr="004C2D14" w:rsidRDefault="00EA7A30" w:rsidP="004C2D14">
      <w:pPr>
        <w:pStyle w:val="Heading3"/>
        <w:rPr>
          <w:b/>
        </w:rPr>
      </w:pPr>
      <w:bookmarkStart w:id="15" w:name="_2et92p0" w:colFirst="0" w:colLast="0"/>
      <w:bookmarkStart w:id="16" w:name="_Toc471908392"/>
      <w:bookmarkEnd w:id="15"/>
      <w:r w:rsidRPr="004C2D14">
        <w:rPr>
          <w:b/>
        </w:rPr>
        <w:t>3.3.2 Leave Type Declaration</w:t>
      </w:r>
      <w:bookmarkEnd w:id="16"/>
    </w:p>
    <w:p w14:paraId="3A009B25" w14:textId="77777777" w:rsidR="00BB03C3" w:rsidRPr="00F6186E" w:rsidRDefault="00147107" w:rsidP="00CA2418">
      <w:pPr>
        <w:jc w:val="both"/>
        <w:rPr>
          <w:rFonts w:ascii="Times New Roman" w:hAnsi="Times New Roman" w:cs="Times New Roman"/>
          <w:sz w:val="24"/>
          <w:szCs w:val="24"/>
        </w:rPr>
      </w:pPr>
      <w:r w:rsidRPr="00F6186E">
        <w:rPr>
          <w:rFonts w:ascii="Times New Roman" w:hAnsi="Times New Roman" w:cs="Times New Roman"/>
          <w:sz w:val="24"/>
          <w:szCs w:val="24"/>
        </w:rPr>
        <w:t>Employees across all industries</w:t>
      </w:r>
      <w:r w:rsidR="00BB03C3" w:rsidRPr="00F6186E">
        <w:rPr>
          <w:rFonts w:ascii="Times New Roman" w:hAnsi="Times New Roman" w:cs="Times New Roman"/>
          <w:sz w:val="24"/>
          <w:szCs w:val="24"/>
        </w:rPr>
        <w:t xml:space="preserve"> are entitled to a certain number of leaves per year aside from the holidays and days off. The number </w:t>
      </w:r>
      <w:r w:rsidR="00EA7A30" w:rsidRPr="00F6186E">
        <w:rPr>
          <w:rFonts w:ascii="Times New Roman" w:hAnsi="Times New Roman" w:cs="Times New Roman"/>
          <w:sz w:val="24"/>
          <w:szCs w:val="24"/>
        </w:rPr>
        <w:t>and type</w:t>
      </w:r>
      <w:r w:rsidR="00BB03C3" w:rsidRPr="00F6186E">
        <w:rPr>
          <w:rFonts w:ascii="Times New Roman" w:hAnsi="Times New Roman" w:cs="Times New Roman"/>
          <w:sz w:val="24"/>
          <w:szCs w:val="24"/>
        </w:rPr>
        <w:t xml:space="preserve"> of leave depends on the industry, employer. Three types </w:t>
      </w:r>
      <w:r w:rsidR="00BB03C3" w:rsidRPr="00F6186E">
        <w:rPr>
          <w:rFonts w:ascii="Times New Roman" w:hAnsi="Times New Roman" w:cs="Times New Roman"/>
          <w:sz w:val="24"/>
          <w:szCs w:val="24"/>
        </w:rPr>
        <w:lastRenderedPageBreak/>
        <w:t>of leav</w:t>
      </w:r>
      <w:r w:rsidR="00476CD1" w:rsidRPr="00F6186E">
        <w:rPr>
          <w:rFonts w:ascii="Times New Roman" w:hAnsi="Times New Roman" w:cs="Times New Roman"/>
          <w:sz w:val="24"/>
          <w:szCs w:val="24"/>
        </w:rPr>
        <w:t>es are generally found named</w:t>
      </w:r>
      <w:r w:rsidR="00BB03C3" w:rsidRPr="00F6186E">
        <w:rPr>
          <w:rFonts w:ascii="Times New Roman" w:hAnsi="Times New Roman" w:cs="Times New Roman"/>
          <w:sz w:val="24"/>
          <w:szCs w:val="24"/>
        </w:rPr>
        <w:t xml:space="preserve"> earned leave, sick leave and casual leave which an employee can avail without loss of pay.</w:t>
      </w:r>
      <w:r w:rsidR="00BB03C3" w:rsidRPr="00F6186E">
        <w:rPr>
          <w:rFonts w:ascii="Times New Roman" w:hAnsi="Times New Roman" w:cs="Times New Roman"/>
          <w:sz w:val="24"/>
          <w:szCs w:val="24"/>
        </w:rPr>
        <w:tab/>
      </w:r>
    </w:p>
    <w:p w14:paraId="444C9A81" w14:textId="77777777" w:rsidR="00BB03C3" w:rsidRPr="00F6186E" w:rsidRDefault="00BB03C3" w:rsidP="00CA2418">
      <w:pPr>
        <w:numPr>
          <w:ilvl w:val="1"/>
          <w:numId w:val="9"/>
        </w:numPr>
        <w:spacing w:after="0" w:line="276" w:lineRule="auto"/>
        <w:ind w:right="272" w:hanging="360"/>
        <w:contextualSpacing/>
        <w:jc w:val="both"/>
        <w:rPr>
          <w:rFonts w:ascii="Times New Roman" w:hAnsi="Times New Roman" w:cs="Times New Roman"/>
          <w:color w:val="555555"/>
          <w:sz w:val="24"/>
          <w:szCs w:val="24"/>
        </w:rPr>
      </w:pPr>
      <w:r w:rsidRPr="00F6186E">
        <w:rPr>
          <w:rFonts w:ascii="Times New Roman" w:hAnsi="Times New Roman" w:cs="Times New Roman"/>
          <w:b/>
          <w:sz w:val="24"/>
          <w:szCs w:val="24"/>
        </w:rPr>
        <w:t>Casual leave</w:t>
      </w:r>
      <w:r w:rsidRPr="00F6186E">
        <w:rPr>
          <w:rFonts w:ascii="Times New Roman" w:eastAsia="Arial" w:hAnsi="Times New Roman" w:cs="Times New Roman"/>
          <w:color w:val="555555"/>
          <w:sz w:val="24"/>
          <w:szCs w:val="24"/>
        </w:rPr>
        <w:t> </w:t>
      </w:r>
      <w:r w:rsidRPr="00F6186E">
        <w:rPr>
          <w:rFonts w:ascii="Times New Roman" w:hAnsi="Times New Roman" w:cs="Times New Roman"/>
          <w:sz w:val="24"/>
          <w:szCs w:val="24"/>
        </w:rPr>
        <w:t xml:space="preserve">is provided to take care of urgent and unseen matters like child has fallen down in school and you get call from school. </w:t>
      </w:r>
      <w:r w:rsidR="00476CD1" w:rsidRPr="00F6186E">
        <w:rPr>
          <w:rFonts w:ascii="Times New Roman" w:hAnsi="Times New Roman" w:cs="Times New Roman"/>
          <w:sz w:val="24"/>
          <w:szCs w:val="24"/>
        </w:rPr>
        <w:t xml:space="preserve">For example: </w:t>
      </w:r>
      <w:r w:rsidRPr="00F6186E">
        <w:rPr>
          <w:rFonts w:ascii="Times New Roman" w:hAnsi="Times New Roman" w:cs="Times New Roman"/>
          <w:sz w:val="24"/>
          <w:szCs w:val="24"/>
        </w:rPr>
        <w:t>At Samuda employees can avail 13 days of casual leave</w:t>
      </w:r>
      <w:r w:rsidR="00476CD1" w:rsidRPr="00F6186E">
        <w:rPr>
          <w:rFonts w:ascii="Times New Roman" w:hAnsi="Times New Roman" w:cs="Times New Roman"/>
          <w:sz w:val="24"/>
          <w:szCs w:val="24"/>
        </w:rPr>
        <w:t xml:space="preserve"> yearly</w:t>
      </w:r>
      <w:r w:rsidRPr="00F6186E">
        <w:rPr>
          <w:rFonts w:ascii="Times New Roman" w:hAnsi="Times New Roman" w:cs="Times New Roman"/>
          <w:sz w:val="24"/>
          <w:szCs w:val="24"/>
        </w:rPr>
        <w:t xml:space="preserve">. </w:t>
      </w:r>
      <w:r w:rsidR="00476CD1" w:rsidRPr="00F6186E">
        <w:rPr>
          <w:rFonts w:ascii="Times New Roman" w:hAnsi="Times New Roman" w:cs="Times New Roman"/>
          <w:sz w:val="24"/>
          <w:szCs w:val="24"/>
        </w:rPr>
        <w:t>It is configurable by Authorized HR Manager.</w:t>
      </w:r>
    </w:p>
    <w:p w14:paraId="49D02C51" w14:textId="77777777" w:rsidR="00BB03C3" w:rsidRPr="00F6186E" w:rsidRDefault="00BB03C3" w:rsidP="00CA2418">
      <w:pPr>
        <w:numPr>
          <w:ilvl w:val="1"/>
          <w:numId w:val="9"/>
        </w:numPr>
        <w:spacing w:after="0" w:line="276" w:lineRule="auto"/>
        <w:ind w:right="272" w:hanging="360"/>
        <w:contextualSpacing/>
        <w:jc w:val="both"/>
        <w:rPr>
          <w:rFonts w:ascii="Times New Roman" w:hAnsi="Times New Roman" w:cs="Times New Roman"/>
          <w:color w:val="555555"/>
          <w:sz w:val="24"/>
          <w:szCs w:val="24"/>
        </w:rPr>
      </w:pPr>
      <w:r w:rsidRPr="00F6186E">
        <w:rPr>
          <w:rFonts w:ascii="Times New Roman" w:hAnsi="Times New Roman" w:cs="Times New Roman"/>
          <w:b/>
          <w:sz w:val="24"/>
          <w:szCs w:val="24"/>
        </w:rPr>
        <w:t>Sick leave</w:t>
      </w:r>
      <w:r w:rsidRPr="00F6186E">
        <w:rPr>
          <w:rFonts w:ascii="Times New Roman" w:eastAsia="Arial" w:hAnsi="Times New Roman" w:cs="Times New Roman"/>
          <w:color w:val="555555"/>
          <w:sz w:val="24"/>
          <w:szCs w:val="24"/>
        </w:rPr>
        <w:t> </w:t>
      </w:r>
      <w:r w:rsidRPr="00F6186E">
        <w:rPr>
          <w:rFonts w:ascii="Times New Roman" w:hAnsi="Times New Roman" w:cs="Times New Roman"/>
          <w:sz w:val="24"/>
          <w:szCs w:val="24"/>
        </w:rPr>
        <w:t>is provided in case</w:t>
      </w:r>
      <w:r w:rsidR="00476CD1" w:rsidRPr="00F6186E">
        <w:rPr>
          <w:rFonts w:ascii="Times New Roman" w:hAnsi="Times New Roman" w:cs="Times New Roman"/>
          <w:sz w:val="24"/>
          <w:szCs w:val="24"/>
        </w:rPr>
        <w:t xml:space="preserve"> of when</w:t>
      </w:r>
      <w:r w:rsidRPr="00F6186E">
        <w:rPr>
          <w:rFonts w:ascii="Times New Roman" w:hAnsi="Times New Roman" w:cs="Times New Roman"/>
          <w:sz w:val="24"/>
          <w:szCs w:val="24"/>
        </w:rPr>
        <w:t xml:space="preserve"> employee gets sick.</w:t>
      </w:r>
      <w:r w:rsidR="00476CD1" w:rsidRPr="00F6186E">
        <w:rPr>
          <w:rFonts w:ascii="Times New Roman" w:hAnsi="Times New Roman" w:cs="Times New Roman"/>
          <w:sz w:val="24"/>
          <w:szCs w:val="24"/>
        </w:rPr>
        <w:t xml:space="preserve"> For example: </w:t>
      </w:r>
      <w:r w:rsidRPr="00F6186E">
        <w:rPr>
          <w:rFonts w:ascii="Times New Roman" w:hAnsi="Times New Roman" w:cs="Times New Roman"/>
          <w:sz w:val="24"/>
          <w:szCs w:val="24"/>
        </w:rPr>
        <w:t xml:space="preserve"> At Samuda emp</w:t>
      </w:r>
      <w:r w:rsidR="00476CD1" w:rsidRPr="00F6186E">
        <w:rPr>
          <w:rFonts w:ascii="Times New Roman" w:hAnsi="Times New Roman" w:cs="Times New Roman"/>
          <w:sz w:val="24"/>
          <w:szCs w:val="24"/>
        </w:rPr>
        <w:t>loyees can avail 7 days of sick</w:t>
      </w:r>
      <w:r w:rsidRPr="00F6186E">
        <w:rPr>
          <w:rFonts w:ascii="Times New Roman" w:hAnsi="Times New Roman" w:cs="Times New Roman"/>
          <w:sz w:val="24"/>
          <w:szCs w:val="24"/>
        </w:rPr>
        <w:t xml:space="preserve"> leave.</w:t>
      </w:r>
      <w:r w:rsidR="00476CD1" w:rsidRPr="00F6186E">
        <w:rPr>
          <w:rFonts w:ascii="Times New Roman" w:hAnsi="Times New Roman" w:cs="Times New Roman"/>
          <w:sz w:val="24"/>
          <w:szCs w:val="24"/>
        </w:rPr>
        <w:t xml:space="preserve"> It is configurable by Authorized HR Manager.</w:t>
      </w:r>
    </w:p>
    <w:p w14:paraId="5240F704" w14:textId="77777777" w:rsidR="00BB03C3" w:rsidRPr="00F6186E" w:rsidRDefault="00BB03C3" w:rsidP="00CA2418">
      <w:pPr>
        <w:numPr>
          <w:ilvl w:val="1"/>
          <w:numId w:val="9"/>
        </w:numPr>
        <w:spacing w:after="0" w:line="276" w:lineRule="auto"/>
        <w:ind w:right="272" w:hanging="360"/>
        <w:contextualSpacing/>
        <w:jc w:val="both"/>
        <w:rPr>
          <w:rFonts w:ascii="Times New Roman" w:hAnsi="Times New Roman" w:cs="Times New Roman"/>
          <w:sz w:val="24"/>
          <w:szCs w:val="24"/>
        </w:rPr>
      </w:pPr>
      <w:r w:rsidRPr="00F6186E">
        <w:rPr>
          <w:rFonts w:ascii="Times New Roman" w:hAnsi="Times New Roman" w:cs="Times New Roman"/>
          <w:b/>
          <w:sz w:val="24"/>
          <w:szCs w:val="24"/>
        </w:rPr>
        <w:t>Earned Leave</w:t>
      </w:r>
      <w:r w:rsidRPr="00F6186E">
        <w:rPr>
          <w:rFonts w:ascii="Times New Roman" w:eastAsia="Arial" w:hAnsi="Times New Roman" w:cs="Times New Roman"/>
          <w:color w:val="555555"/>
          <w:sz w:val="24"/>
          <w:szCs w:val="24"/>
        </w:rPr>
        <w:t> </w:t>
      </w:r>
      <w:r w:rsidRPr="00F6186E">
        <w:rPr>
          <w:rFonts w:ascii="Times New Roman" w:hAnsi="Times New Roman" w:cs="Times New Roman"/>
          <w:sz w:val="24"/>
          <w:szCs w:val="24"/>
        </w:rPr>
        <w:t>is provided for planned long l</w:t>
      </w:r>
      <w:r w:rsidR="00B34599">
        <w:rPr>
          <w:rFonts w:ascii="Times New Roman" w:hAnsi="Times New Roman" w:cs="Times New Roman"/>
          <w:sz w:val="24"/>
          <w:szCs w:val="24"/>
        </w:rPr>
        <w:t>eaves for the purpose of travel/</w:t>
      </w:r>
      <w:r w:rsidRPr="00F6186E">
        <w:rPr>
          <w:rFonts w:ascii="Times New Roman" w:hAnsi="Times New Roman" w:cs="Times New Roman"/>
          <w:sz w:val="24"/>
          <w:szCs w:val="24"/>
        </w:rPr>
        <w:t xml:space="preserve"> vacation etc.</w:t>
      </w:r>
      <w:r w:rsidR="00476CD1" w:rsidRPr="00F6186E">
        <w:rPr>
          <w:rFonts w:ascii="Times New Roman" w:hAnsi="Times New Roman" w:cs="Times New Roman"/>
          <w:sz w:val="24"/>
          <w:szCs w:val="24"/>
        </w:rPr>
        <w:t xml:space="preserve"> For example: </w:t>
      </w:r>
      <w:r w:rsidRPr="00F6186E">
        <w:rPr>
          <w:rFonts w:ascii="Times New Roman" w:hAnsi="Times New Roman" w:cs="Times New Roman"/>
          <w:sz w:val="24"/>
          <w:szCs w:val="24"/>
        </w:rPr>
        <w:t xml:space="preserve"> At Samuda</w:t>
      </w:r>
      <w:r w:rsidR="00B34599">
        <w:rPr>
          <w:rFonts w:ascii="Times New Roman" w:hAnsi="Times New Roman" w:cs="Times New Roman"/>
          <w:sz w:val="24"/>
          <w:szCs w:val="24"/>
        </w:rPr>
        <w:t>,</w:t>
      </w:r>
      <w:r w:rsidRPr="00F6186E">
        <w:rPr>
          <w:rFonts w:ascii="Times New Roman" w:hAnsi="Times New Roman" w:cs="Times New Roman"/>
          <w:sz w:val="24"/>
          <w:szCs w:val="24"/>
        </w:rPr>
        <w:t xml:space="preserve"> employees can avail 17 days of earned leave which is calculated yearly. At system's setting/configuration it will be declared the</w:t>
      </w:r>
      <w:r w:rsidR="00476CD1" w:rsidRPr="00F6186E">
        <w:rPr>
          <w:rFonts w:ascii="Times New Roman" w:hAnsi="Times New Roman" w:cs="Times New Roman"/>
          <w:sz w:val="24"/>
          <w:szCs w:val="24"/>
        </w:rPr>
        <w:t xml:space="preserve"> type of earned leave i.e. quarter</w:t>
      </w:r>
      <w:r w:rsidRPr="00F6186E">
        <w:rPr>
          <w:rFonts w:ascii="Times New Roman" w:hAnsi="Times New Roman" w:cs="Times New Roman"/>
          <w:sz w:val="24"/>
          <w:szCs w:val="24"/>
        </w:rPr>
        <w:t>ly/yearly etc.</w:t>
      </w:r>
    </w:p>
    <w:p w14:paraId="21513B42" w14:textId="77777777" w:rsidR="00E05721" w:rsidRDefault="00E05721" w:rsidP="00CA2418">
      <w:pPr>
        <w:spacing w:after="0"/>
        <w:jc w:val="both"/>
        <w:rPr>
          <w:rFonts w:ascii="Times New Roman" w:hAnsi="Times New Roman" w:cs="Times New Roman"/>
          <w:sz w:val="24"/>
          <w:szCs w:val="24"/>
        </w:rPr>
      </w:pPr>
    </w:p>
    <w:p w14:paraId="445B0E8B" w14:textId="77777777" w:rsidR="00BB03C3" w:rsidRPr="00F6186E" w:rsidRDefault="00476CD1" w:rsidP="00CA2418">
      <w:pPr>
        <w:spacing w:after="0"/>
        <w:jc w:val="both"/>
        <w:rPr>
          <w:rFonts w:ascii="Times New Roman" w:hAnsi="Times New Roman" w:cs="Times New Roman"/>
          <w:sz w:val="24"/>
          <w:szCs w:val="24"/>
        </w:rPr>
      </w:pPr>
      <w:del w:id="17" w:author="Matiar Rahman" w:date="2017-01-16T12:43:00Z">
        <w:r w:rsidRPr="00F6186E" w:rsidDel="007C6083">
          <w:rPr>
            <w:rFonts w:ascii="Times New Roman" w:hAnsi="Times New Roman" w:cs="Times New Roman"/>
            <w:sz w:val="24"/>
            <w:szCs w:val="24"/>
          </w:rPr>
          <w:delText>First w</w:delText>
        </w:r>
      </w:del>
      <w:ins w:id="18" w:author="Matiar Rahman" w:date="2017-01-16T12:43:00Z">
        <w:r w:rsidR="007C6083">
          <w:rPr>
            <w:rFonts w:ascii="Times New Roman" w:hAnsi="Times New Roman" w:cs="Times New Roman"/>
            <w:sz w:val="24"/>
            <w:szCs w:val="24"/>
          </w:rPr>
          <w:t>W</w:t>
        </w:r>
      </w:ins>
      <w:r w:rsidRPr="00F6186E">
        <w:rPr>
          <w:rFonts w:ascii="Times New Roman" w:hAnsi="Times New Roman" w:cs="Times New Roman"/>
          <w:sz w:val="24"/>
          <w:szCs w:val="24"/>
        </w:rPr>
        <w:t>e</w:t>
      </w:r>
      <w:r w:rsidR="00BB03C3" w:rsidRPr="00F6186E">
        <w:rPr>
          <w:rFonts w:ascii="Times New Roman" w:hAnsi="Times New Roman" w:cs="Times New Roman"/>
          <w:sz w:val="24"/>
          <w:szCs w:val="24"/>
        </w:rPr>
        <w:t xml:space="preserve"> need to </w:t>
      </w:r>
      <w:del w:id="19" w:author="Matiar Rahman" w:date="2017-01-16T12:43:00Z">
        <w:r w:rsidR="00BB03C3" w:rsidRPr="00F6186E" w:rsidDel="007C6083">
          <w:rPr>
            <w:rFonts w:ascii="Times New Roman" w:hAnsi="Times New Roman" w:cs="Times New Roman"/>
            <w:sz w:val="24"/>
            <w:szCs w:val="24"/>
          </w:rPr>
          <w:delText xml:space="preserve">declare </w:delText>
        </w:r>
      </w:del>
      <w:ins w:id="20" w:author="Matiar Rahman" w:date="2017-01-16T12:43:00Z">
        <w:r w:rsidR="007C6083">
          <w:rPr>
            <w:rFonts w:ascii="Times New Roman" w:hAnsi="Times New Roman" w:cs="Times New Roman"/>
            <w:sz w:val="24"/>
            <w:szCs w:val="24"/>
          </w:rPr>
          <w:t>allocate</w:t>
        </w:r>
        <w:r w:rsidR="007C6083" w:rsidRPr="00F6186E">
          <w:rPr>
            <w:rFonts w:ascii="Times New Roman" w:hAnsi="Times New Roman" w:cs="Times New Roman"/>
            <w:sz w:val="24"/>
            <w:szCs w:val="24"/>
          </w:rPr>
          <w:t xml:space="preserve"> </w:t>
        </w:r>
      </w:ins>
      <w:r w:rsidR="00BB03C3" w:rsidRPr="00F6186E">
        <w:rPr>
          <w:rFonts w:ascii="Times New Roman" w:hAnsi="Times New Roman" w:cs="Times New Roman"/>
          <w:sz w:val="24"/>
          <w:szCs w:val="24"/>
        </w:rPr>
        <w:t>the leave</w:t>
      </w:r>
      <w:ins w:id="21" w:author="Matiar Rahman" w:date="2017-01-16T12:43:00Z">
        <w:r w:rsidR="007C6083">
          <w:rPr>
            <w:rFonts w:ascii="Times New Roman" w:hAnsi="Times New Roman" w:cs="Times New Roman"/>
            <w:sz w:val="24"/>
            <w:szCs w:val="24"/>
          </w:rPr>
          <w:t xml:space="preserve"> based on </w:t>
        </w:r>
      </w:ins>
      <w:del w:id="22" w:author="Matiar Rahman" w:date="2017-01-16T12:43:00Z">
        <w:r w:rsidR="00BB03C3" w:rsidRPr="00F6186E" w:rsidDel="007C6083">
          <w:rPr>
            <w:rFonts w:ascii="Times New Roman" w:hAnsi="Times New Roman" w:cs="Times New Roman"/>
            <w:sz w:val="24"/>
            <w:szCs w:val="24"/>
          </w:rPr>
          <w:delText xml:space="preserve"> </w:delText>
        </w:r>
      </w:del>
      <w:r w:rsidR="00BB03C3" w:rsidRPr="00F6186E">
        <w:rPr>
          <w:rFonts w:ascii="Times New Roman" w:hAnsi="Times New Roman" w:cs="Times New Roman"/>
          <w:sz w:val="24"/>
          <w:szCs w:val="24"/>
        </w:rPr>
        <w:t xml:space="preserve">type; casual leave and sick leave within the system. No need to </w:t>
      </w:r>
      <w:del w:id="23" w:author="Matiar Rahman" w:date="2017-01-16T12:43:00Z">
        <w:r w:rsidR="00BB03C3" w:rsidRPr="00F6186E" w:rsidDel="007C6083">
          <w:rPr>
            <w:rFonts w:ascii="Times New Roman" w:hAnsi="Times New Roman" w:cs="Times New Roman"/>
            <w:sz w:val="24"/>
            <w:szCs w:val="24"/>
          </w:rPr>
          <w:delText xml:space="preserve">declare </w:delText>
        </w:r>
      </w:del>
      <w:ins w:id="24" w:author="Matiar Rahman" w:date="2017-01-16T12:43:00Z">
        <w:r w:rsidR="007C6083">
          <w:rPr>
            <w:rFonts w:ascii="Times New Roman" w:hAnsi="Times New Roman" w:cs="Times New Roman"/>
            <w:sz w:val="24"/>
            <w:szCs w:val="24"/>
          </w:rPr>
          <w:t>allocate</w:t>
        </w:r>
        <w:r w:rsidR="007C6083" w:rsidRPr="00F6186E">
          <w:rPr>
            <w:rFonts w:ascii="Times New Roman" w:hAnsi="Times New Roman" w:cs="Times New Roman"/>
            <w:sz w:val="24"/>
            <w:szCs w:val="24"/>
          </w:rPr>
          <w:t xml:space="preserve"> </w:t>
        </w:r>
      </w:ins>
      <w:r w:rsidR="00BB03C3" w:rsidRPr="00F6186E">
        <w:rPr>
          <w:rFonts w:ascii="Times New Roman" w:hAnsi="Times New Roman" w:cs="Times New Roman"/>
          <w:sz w:val="24"/>
          <w:szCs w:val="24"/>
        </w:rPr>
        <w:t xml:space="preserve">earned leave. </w:t>
      </w:r>
      <w:del w:id="25" w:author="Matiar Rahman" w:date="2017-01-16T12:44:00Z">
        <w:r w:rsidR="00BB03C3" w:rsidRPr="00F6186E" w:rsidDel="007C6083">
          <w:rPr>
            <w:rFonts w:ascii="Times New Roman" w:hAnsi="Times New Roman" w:cs="Times New Roman"/>
            <w:sz w:val="24"/>
            <w:szCs w:val="24"/>
          </w:rPr>
          <w:delText xml:space="preserve">After declaration of the leave types system needs to tag it with each employees. </w:delText>
        </w:r>
      </w:del>
    </w:p>
    <w:p w14:paraId="7449D3D8" w14:textId="77777777" w:rsidR="00BB03C3" w:rsidRDefault="00BB03C3" w:rsidP="00BB03C3">
      <w:pPr>
        <w:spacing w:after="0"/>
      </w:pPr>
    </w:p>
    <w:p w14:paraId="4F50EE25" w14:textId="77777777" w:rsidR="00BB03C3" w:rsidRPr="005F3F5C" w:rsidRDefault="005F3F5C" w:rsidP="005F3F5C">
      <w:pPr>
        <w:pStyle w:val="Heading3"/>
        <w:rPr>
          <w:b/>
        </w:rPr>
      </w:pPr>
      <w:bookmarkStart w:id="26" w:name="_tyjcwt" w:colFirst="0" w:colLast="0"/>
      <w:bookmarkStart w:id="27" w:name="_Toc471908393"/>
      <w:bookmarkEnd w:id="26"/>
      <w:r w:rsidRPr="005F3F5C">
        <w:rPr>
          <w:b/>
        </w:rPr>
        <w:t>3.3.3</w:t>
      </w:r>
      <w:r>
        <w:rPr>
          <w:b/>
        </w:rPr>
        <w:t xml:space="preserve"> Declare Leave Year:</w:t>
      </w:r>
      <w:bookmarkEnd w:id="27"/>
    </w:p>
    <w:p w14:paraId="6ECCD1D6" w14:textId="77777777" w:rsidR="00BB03C3" w:rsidRDefault="00BB03C3" w:rsidP="00CA2418">
      <w:pPr>
        <w:spacing w:after="0"/>
        <w:jc w:val="both"/>
        <w:rPr>
          <w:rFonts w:ascii="Times New Roman" w:hAnsi="Times New Roman" w:cs="Times New Roman"/>
          <w:sz w:val="24"/>
          <w:szCs w:val="24"/>
        </w:rPr>
      </w:pPr>
      <w:r w:rsidRPr="00F6186E">
        <w:rPr>
          <w:rFonts w:ascii="Times New Roman" w:hAnsi="Times New Roman" w:cs="Times New Roman"/>
          <w:sz w:val="24"/>
          <w:szCs w:val="24"/>
        </w:rPr>
        <w:t xml:space="preserve">An employer must usually tell their staff the dates of their statutory leave year as soon as they start working, </w:t>
      </w:r>
      <w:r w:rsidR="005F3F5C" w:rsidRPr="00F6186E">
        <w:rPr>
          <w:rFonts w:ascii="Times New Roman" w:hAnsi="Times New Roman" w:cs="Times New Roman"/>
          <w:sz w:val="24"/>
          <w:szCs w:val="24"/>
        </w:rPr>
        <w:t>e.g.</w:t>
      </w:r>
      <w:r w:rsidRPr="00F6186E">
        <w:rPr>
          <w:rFonts w:ascii="Times New Roman" w:hAnsi="Times New Roman" w:cs="Times New Roman"/>
          <w:sz w:val="24"/>
          <w:szCs w:val="24"/>
        </w:rPr>
        <w:t xml:space="preserve"> it might run from </w:t>
      </w:r>
      <w:r w:rsidR="005F3F5C" w:rsidRPr="00F6186E">
        <w:rPr>
          <w:rFonts w:ascii="Times New Roman" w:hAnsi="Times New Roman" w:cs="Times New Roman"/>
          <w:sz w:val="24"/>
          <w:szCs w:val="24"/>
        </w:rPr>
        <w:t>1</w:t>
      </w:r>
      <w:r w:rsidR="005F3F5C" w:rsidRPr="00F6186E">
        <w:rPr>
          <w:rFonts w:ascii="Times New Roman" w:hAnsi="Times New Roman" w:cs="Times New Roman"/>
          <w:sz w:val="24"/>
          <w:szCs w:val="24"/>
          <w:vertAlign w:val="superscript"/>
        </w:rPr>
        <w:t>st</w:t>
      </w:r>
      <w:r w:rsidR="005F3F5C" w:rsidRPr="00F6186E">
        <w:rPr>
          <w:rFonts w:ascii="Times New Roman" w:hAnsi="Times New Roman" w:cs="Times New Roman"/>
          <w:sz w:val="24"/>
          <w:szCs w:val="24"/>
        </w:rPr>
        <w:t xml:space="preserve"> January</w:t>
      </w:r>
      <w:r w:rsidRPr="00F6186E">
        <w:rPr>
          <w:rFonts w:ascii="Times New Roman" w:hAnsi="Times New Roman" w:cs="Times New Roman"/>
          <w:sz w:val="24"/>
          <w:szCs w:val="24"/>
        </w:rPr>
        <w:t xml:space="preserve"> to </w:t>
      </w:r>
      <w:r w:rsidR="005F3F5C" w:rsidRPr="00F6186E">
        <w:rPr>
          <w:rFonts w:ascii="Times New Roman" w:hAnsi="Times New Roman" w:cs="Times New Roman"/>
          <w:sz w:val="24"/>
          <w:szCs w:val="24"/>
        </w:rPr>
        <w:t>31</w:t>
      </w:r>
      <w:r w:rsidR="005F3F5C" w:rsidRPr="00F6186E">
        <w:rPr>
          <w:rFonts w:ascii="Times New Roman" w:hAnsi="Times New Roman" w:cs="Times New Roman"/>
          <w:sz w:val="24"/>
          <w:szCs w:val="24"/>
          <w:vertAlign w:val="superscript"/>
        </w:rPr>
        <w:t>st</w:t>
      </w:r>
      <w:r w:rsidR="005F3F5C" w:rsidRPr="00F6186E">
        <w:rPr>
          <w:rFonts w:ascii="Times New Roman" w:hAnsi="Times New Roman" w:cs="Times New Roman"/>
          <w:sz w:val="24"/>
          <w:szCs w:val="24"/>
        </w:rPr>
        <w:t xml:space="preserve"> December</w:t>
      </w:r>
      <w:r w:rsidRPr="00F6186E">
        <w:rPr>
          <w:rFonts w:ascii="Times New Roman" w:hAnsi="Times New Roman" w:cs="Times New Roman"/>
          <w:sz w:val="24"/>
          <w:szCs w:val="24"/>
        </w:rPr>
        <w:t>. Workers must take their statutory leave during this time. For</w:t>
      </w:r>
      <w:r w:rsidR="005F3F5C" w:rsidRPr="00F6186E">
        <w:rPr>
          <w:rFonts w:ascii="Times New Roman" w:hAnsi="Times New Roman" w:cs="Times New Roman"/>
          <w:sz w:val="24"/>
          <w:szCs w:val="24"/>
        </w:rPr>
        <w:t xml:space="preserve"> example:</w:t>
      </w:r>
      <w:r w:rsidRPr="00F6186E">
        <w:rPr>
          <w:rFonts w:ascii="Times New Roman" w:hAnsi="Times New Roman" w:cs="Times New Roman"/>
          <w:sz w:val="24"/>
          <w:szCs w:val="24"/>
        </w:rPr>
        <w:t xml:space="preserve"> Samuda leave year is January to December. </w:t>
      </w:r>
    </w:p>
    <w:p w14:paraId="429AFB20" w14:textId="77777777" w:rsidR="0096269B" w:rsidRPr="00F6186E" w:rsidRDefault="0096269B" w:rsidP="00BB03C3">
      <w:pPr>
        <w:spacing w:after="0"/>
        <w:rPr>
          <w:rFonts w:ascii="Times New Roman" w:hAnsi="Times New Roman" w:cs="Times New Roman"/>
          <w:sz w:val="24"/>
          <w:szCs w:val="24"/>
        </w:rPr>
      </w:pPr>
    </w:p>
    <w:p w14:paraId="4EA0C22E" w14:textId="77777777" w:rsidR="0064100E" w:rsidRPr="0064100E" w:rsidRDefault="0064100E" w:rsidP="0064100E">
      <w:pPr>
        <w:pStyle w:val="Heading3"/>
        <w:rPr>
          <w:b/>
        </w:rPr>
      </w:pPr>
      <w:bookmarkStart w:id="28" w:name="_Toc471908394"/>
      <w:r w:rsidRPr="0064100E">
        <w:rPr>
          <w:b/>
        </w:rPr>
        <w:t>3.3.4 Leave Allocation Process</w:t>
      </w:r>
      <w:bookmarkEnd w:id="28"/>
      <w:r w:rsidRPr="0064100E">
        <w:rPr>
          <w:b/>
        </w:rPr>
        <w:t xml:space="preserve"> </w:t>
      </w:r>
    </w:p>
    <w:p w14:paraId="08464A76" w14:textId="77777777" w:rsidR="00BB03C3" w:rsidRDefault="0064100E" w:rsidP="00CA2418">
      <w:pPr>
        <w:spacing w:after="0"/>
        <w:jc w:val="both"/>
        <w:rPr>
          <w:rFonts w:ascii="Times New Roman" w:hAnsi="Times New Roman" w:cs="Times New Roman"/>
          <w:sz w:val="24"/>
          <w:szCs w:val="24"/>
        </w:rPr>
      </w:pPr>
      <w:r w:rsidRPr="00F6186E">
        <w:rPr>
          <w:rFonts w:ascii="Times New Roman" w:hAnsi="Times New Roman" w:cs="Times New Roman"/>
          <w:sz w:val="24"/>
          <w:szCs w:val="24"/>
        </w:rPr>
        <w:t>Every Leave will be manually allocated except earn leave.</w:t>
      </w:r>
      <w:r w:rsidR="00836A9F" w:rsidRPr="00F6186E">
        <w:rPr>
          <w:rFonts w:ascii="Times New Roman" w:hAnsi="Times New Roman" w:cs="Times New Roman"/>
          <w:sz w:val="24"/>
          <w:szCs w:val="24"/>
        </w:rPr>
        <w:t xml:space="preserve"> Earn leave will be allocated end of year and employee will avail that next year</w:t>
      </w:r>
      <w:ins w:id="29" w:author="Matiar Rahman" w:date="2017-01-16T12:44:00Z">
        <w:r w:rsidR="0049107B">
          <w:rPr>
            <w:rFonts w:ascii="Times New Roman" w:hAnsi="Times New Roman" w:cs="Times New Roman"/>
            <w:sz w:val="24"/>
            <w:szCs w:val="24"/>
          </w:rPr>
          <w:t xml:space="preserve"> and</w:t>
        </w:r>
      </w:ins>
      <w:del w:id="30" w:author="Matiar Rahman" w:date="2017-01-16T12:44:00Z">
        <w:r w:rsidR="00836A9F" w:rsidRPr="00F6186E" w:rsidDel="0049107B">
          <w:rPr>
            <w:rFonts w:ascii="Times New Roman" w:hAnsi="Times New Roman" w:cs="Times New Roman"/>
            <w:sz w:val="24"/>
            <w:szCs w:val="24"/>
          </w:rPr>
          <w:delText>.</w:delText>
        </w:r>
      </w:del>
      <w:r w:rsidR="00CD40B3" w:rsidRPr="00F6186E">
        <w:rPr>
          <w:rFonts w:ascii="Times New Roman" w:hAnsi="Times New Roman" w:cs="Times New Roman"/>
          <w:sz w:val="24"/>
          <w:szCs w:val="24"/>
        </w:rPr>
        <w:t xml:space="preserve"> </w:t>
      </w:r>
      <w:del w:id="31" w:author="Matiar Rahman" w:date="2017-01-16T12:44:00Z">
        <w:r w:rsidR="00CD40B3" w:rsidRPr="00F6186E" w:rsidDel="0049107B">
          <w:rPr>
            <w:rFonts w:ascii="Times New Roman" w:hAnsi="Times New Roman" w:cs="Times New Roman"/>
            <w:sz w:val="24"/>
            <w:szCs w:val="24"/>
          </w:rPr>
          <w:delText>I</w:delText>
        </w:r>
      </w:del>
      <w:ins w:id="32" w:author="Matiar Rahman" w:date="2017-01-16T12:44:00Z">
        <w:r w:rsidR="0049107B">
          <w:rPr>
            <w:rFonts w:ascii="Times New Roman" w:hAnsi="Times New Roman" w:cs="Times New Roman"/>
            <w:sz w:val="24"/>
            <w:szCs w:val="24"/>
          </w:rPr>
          <w:t>i</w:t>
        </w:r>
      </w:ins>
      <w:r w:rsidR="00CD40B3" w:rsidRPr="00F6186E">
        <w:rPr>
          <w:rFonts w:ascii="Times New Roman" w:hAnsi="Times New Roman" w:cs="Times New Roman"/>
          <w:sz w:val="24"/>
          <w:szCs w:val="24"/>
        </w:rPr>
        <w:t>t will be system generated.</w:t>
      </w:r>
      <w:r w:rsidR="00197223">
        <w:rPr>
          <w:rFonts w:ascii="Times New Roman" w:hAnsi="Times New Roman" w:cs="Times New Roman"/>
          <w:sz w:val="24"/>
          <w:szCs w:val="24"/>
        </w:rPr>
        <w:t xml:space="preserve"> Example: </w:t>
      </w:r>
      <w:r w:rsidR="00E4697C">
        <w:rPr>
          <w:rFonts w:ascii="Times New Roman" w:hAnsi="Times New Roman" w:cs="Times New Roman"/>
          <w:sz w:val="24"/>
          <w:szCs w:val="24"/>
        </w:rPr>
        <w:t>An employee can avail 7 days sick leave in a year. So it indicates sick leave allocation for that employee is 7 days which will be entertained throughout the year.</w:t>
      </w:r>
      <w:r w:rsidR="00274CDF">
        <w:rPr>
          <w:rFonts w:ascii="Times New Roman" w:hAnsi="Times New Roman" w:cs="Times New Roman"/>
          <w:sz w:val="24"/>
          <w:szCs w:val="24"/>
        </w:rPr>
        <w:t xml:space="preserve"> Leave allocation</w:t>
      </w:r>
      <w:r w:rsidR="001559E0">
        <w:rPr>
          <w:rFonts w:ascii="Times New Roman" w:hAnsi="Times New Roman" w:cs="Times New Roman"/>
          <w:sz w:val="24"/>
          <w:szCs w:val="24"/>
        </w:rPr>
        <w:t xml:space="preserve"> can be done employee wise/department wise or for all employee.</w:t>
      </w:r>
    </w:p>
    <w:p w14:paraId="0BA34BFD" w14:textId="77777777" w:rsidR="0096269B" w:rsidRPr="00F6186E" w:rsidRDefault="0096269B" w:rsidP="00BB03C3">
      <w:pPr>
        <w:spacing w:after="0"/>
        <w:rPr>
          <w:rFonts w:ascii="Times New Roman" w:hAnsi="Times New Roman" w:cs="Times New Roman"/>
          <w:sz w:val="24"/>
          <w:szCs w:val="24"/>
        </w:rPr>
      </w:pPr>
    </w:p>
    <w:p w14:paraId="12A6E874" w14:textId="77777777" w:rsidR="00BB03C3" w:rsidRPr="005F3F5C" w:rsidRDefault="00197223" w:rsidP="005F3F5C">
      <w:pPr>
        <w:pStyle w:val="Heading3"/>
        <w:rPr>
          <w:b/>
        </w:rPr>
      </w:pPr>
      <w:bookmarkStart w:id="33" w:name="_3dy6vkm" w:colFirst="0" w:colLast="0"/>
      <w:bookmarkStart w:id="34" w:name="_Toc471908395"/>
      <w:bookmarkEnd w:id="33"/>
      <w:r>
        <w:rPr>
          <w:b/>
        </w:rPr>
        <w:t>3.3.5</w:t>
      </w:r>
      <w:r w:rsidR="005F3F5C" w:rsidRPr="005F3F5C">
        <w:rPr>
          <w:b/>
        </w:rPr>
        <w:t xml:space="preserve"> Leave</w:t>
      </w:r>
      <w:r w:rsidR="00BB03C3" w:rsidRPr="005F3F5C">
        <w:rPr>
          <w:b/>
        </w:rPr>
        <w:t xml:space="preserve"> Approva</w:t>
      </w:r>
      <w:r w:rsidR="005F3F5C">
        <w:rPr>
          <w:b/>
        </w:rPr>
        <w:t>l Process</w:t>
      </w:r>
      <w:bookmarkEnd w:id="34"/>
    </w:p>
    <w:p w14:paraId="28305ED1" w14:textId="77777777" w:rsidR="00BB03C3" w:rsidRPr="00F6186E" w:rsidRDefault="00BB03C3" w:rsidP="00CA2418">
      <w:pPr>
        <w:spacing w:after="0"/>
        <w:jc w:val="both"/>
        <w:rPr>
          <w:rFonts w:ascii="Times New Roman" w:hAnsi="Times New Roman" w:cs="Times New Roman"/>
          <w:sz w:val="24"/>
          <w:szCs w:val="24"/>
        </w:rPr>
      </w:pPr>
      <w:r w:rsidRPr="00F6186E">
        <w:rPr>
          <w:rFonts w:ascii="Times New Roman" w:hAnsi="Times New Roman" w:cs="Times New Roman"/>
          <w:sz w:val="24"/>
          <w:szCs w:val="24"/>
        </w:rPr>
        <w:t xml:space="preserve">Leave process can have </w:t>
      </w:r>
      <w:r w:rsidR="004E155E" w:rsidRPr="00F6186E">
        <w:rPr>
          <w:rFonts w:ascii="Times New Roman" w:hAnsi="Times New Roman" w:cs="Times New Roman"/>
          <w:sz w:val="24"/>
          <w:szCs w:val="24"/>
        </w:rPr>
        <w:t>multi-layer</w:t>
      </w:r>
      <w:r w:rsidRPr="00F6186E">
        <w:rPr>
          <w:rFonts w:ascii="Times New Roman" w:hAnsi="Times New Roman" w:cs="Times New Roman"/>
          <w:sz w:val="24"/>
          <w:szCs w:val="24"/>
        </w:rPr>
        <w:t xml:space="preserve"> approval process. For example, after applying the leave application goes to line manager. Then after approval of line manager it will go to the head of the </w:t>
      </w:r>
      <w:r w:rsidR="004E155E" w:rsidRPr="00F6186E">
        <w:rPr>
          <w:rFonts w:ascii="Times New Roman" w:hAnsi="Times New Roman" w:cs="Times New Roman"/>
          <w:sz w:val="24"/>
          <w:szCs w:val="24"/>
        </w:rPr>
        <w:t>dept.</w:t>
      </w:r>
      <w:r w:rsidRPr="00F6186E">
        <w:rPr>
          <w:rFonts w:ascii="Times New Roman" w:hAnsi="Times New Roman" w:cs="Times New Roman"/>
          <w:sz w:val="24"/>
          <w:szCs w:val="24"/>
        </w:rPr>
        <w:t xml:space="preserve"> for the final approval. The application can be </w:t>
      </w:r>
      <w:r w:rsidR="004E155E" w:rsidRPr="00F6186E">
        <w:rPr>
          <w:rFonts w:ascii="Times New Roman" w:hAnsi="Times New Roman" w:cs="Times New Roman"/>
          <w:sz w:val="24"/>
          <w:szCs w:val="24"/>
        </w:rPr>
        <w:t>rejected on</w:t>
      </w:r>
      <w:r w:rsidRPr="00F6186E">
        <w:rPr>
          <w:rFonts w:ascii="Times New Roman" w:hAnsi="Times New Roman" w:cs="Times New Roman"/>
          <w:sz w:val="24"/>
          <w:szCs w:val="24"/>
        </w:rPr>
        <w:t xml:space="preserve"> both line manager and head of the </w:t>
      </w:r>
      <w:r w:rsidR="004E155E" w:rsidRPr="00F6186E">
        <w:rPr>
          <w:rFonts w:ascii="Times New Roman" w:hAnsi="Times New Roman" w:cs="Times New Roman"/>
          <w:sz w:val="24"/>
          <w:szCs w:val="24"/>
        </w:rPr>
        <w:t>department</w:t>
      </w:r>
      <w:r w:rsidRPr="00F6186E">
        <w:rPr>
          <w:rFonts w:ascii="Times New Roman" w:hAnsi="Times New Roman" w:cs="Times New Roman"/>
          <w:sz w:val="24"/>
          <w:szCs w:val="24"/>
        </w:rPr>
        <w:t xml:space="preserve"> stage. At Samuda leave approval process will have two steps i.e. ap</w:t>
      </w:r>
      <w:r w:rsidR="004E155E" w:rsidRPr="00F6186E">
        <w:rPr>
          <w:rFonts w:ascii="Times New Roman" w:hAnsi="Times New Roman" w:cs="Times New Roman"/>
          <w:sz w:val="24"/>
          <w:szCs w:val="24"/>
        </w:rPr>
        <w:t xml:space="preserve">proval of </w:t>
      </w:r>
      <w:commentRangeStart w:id="35"/>
      <w:r w:rsidR="004E155E" w:rsidRPr="00F6186E">
        <w:rPr>
          <w:rFonts w:ascii="Times New Roman" w:hAnsi="Times New Roman" w:cs="Times New Roman"/>
          <w:sz w:val="24"/>
          <w:szCs w:val="24"/>
        </w:rPr>
        <w:t xml:space="preserve">line manager </w:t>
      </w:r>
      <w:commentRangeEnd w:id="35"/>
      <w:r w:rsidR="00E13717">
        <w:rPr>
          <w:rStyle w:val="CommentReference"/>
        </w:rPr>
        <w:commentReference w:id="35"/>
      </w:r>
      <w:r w:rsidR="004E155E" w:rsidRPr="00F6186E">
        <w:rPr>
          <w:rFonts w:ascii="Times New Roman" w:hAnsi="Times New Roman" w:cs="Times New Roman"/>
          <w:sz w:val="24"/>
          <w:szCs w:val="24"/>
        </w:rPr>
        <w:t xml:space="preserve">and </w:t>
      </w:r>
      <w:commentRangeStart w:id="36"/>
      <w:r w:rsidR="004E155E" w:rsidRPr="00F6186E">
        <w:rPr>
          <w:rFonts w:ascii="Times New Roman" w:hAnsi="Times New Roman" w:cs="Times New Roman"/>
          <w:sz w:val="24"/>
          <w:szCs w:val="24"/>
        </w:rPr>
        <w:t>department</w:t>
      </w:r>
      <w:r w:rsidR="001952B0">
        <w:rPr>
          <w:rFonts w:ascii="Times New Roman" w:hAnsi="Times New Roman" w:cs="Times New Roman"/>
          <w:sz w:val="24"/>
          <w:szCs w:val="24"/>
        </w:rPr>
        <w:t xml:space="preserve"> head</w:t>
      </w:r>
      <w:commentRangeEnd w:id="36"/>
      <w:r w:rsidR="00E13717">
        <w:rPr>
          <w:rStyle w:val="CommentReference"/>
        </w:rPr>
        <w:commentReference w:id="36"/>
      </w:r>
      <w:r w:rsidR="001952B0">
        <w:rPr>
          <w:rFonts w:ascii="Times New Roman" w:hAnsi="Times New Roman" w:cs="Times New Roman"/>
          <w:sz w:val="24"/>
          <w:szCs w:val="24"/>
        </w:rPr>
        <w:t xml:space="preserve">.  </w:t>
      </w:r>
    </w:p>
    <w:p w14:paraId="62B24600" w14:textId="77777777" w:rsidR="00BB03C3" w:rsidRDefault="00BB03C3" w:rsidP="00BB03C3">
      <w:pPr>
        <w:spacing w:after="0"/>
      </w:pPr>
      <w:r>
        <w:tab/>
      </w:r>
    </w:p>
    <w:p w14:paraId="6C34522D" w14:textId="77777777" w:rsidR="00BB03C3" w:rsidRDefault="00BB03C3" w:rsidP="007F3335">
      <w:pPr>
        <w:spacing w:after="0"/>
        <w:ind w:left="720"/>
      </w:pPr>
      <w:r>
        <w:rPr>
          <w:noProof/>
        </w:rPr>
        <w:lastRenderedPageBreak/>
        <w:drawing>
          <wp:inline distT="0" distB="0" distL="114300" distR="114300" wp14:anchorId="3ABC14C8" wp14:editId="5C761C90">
            <wp:extent cx="5055235" cy="3122930"/>
            <wp:effectExtent l="19050" t="19050" r="12065" b="20320"/>
            <wp:docPr id="3" name="image05.jpg"/>
            <wp:cNvGraphicFramePr/>
            <a:graphic xmlns:a="http://schemas.openxmlformats.org/drawingml/2006/main">
              <a:graphicData uri="http://schemas.openxmlformats.org/drawingml/2006/picture">
                <pic:pic xmlns:pic="http://schemas.openxmlformats.org/drawingml/2006/picture">
                  <pic:nvPicPr>
                    <pic:cNvPr id="0" name="image05.jpg"/>
                    <pic:cNvPicPr preferRelativeResize="0"/>
                  </pic:nvPicPr>
                  <pic:blipFill>
                    <a:blip r:embed="rId17"/>
                    <a:srcRect/>
                    <a:stretch>
                      <a:fillRect/>
                    </a:stretch>
                  </pic:blipFill>
                  <pic:spPr>
                    <a:xfrm>
                      <a:off x="0" y="0"/>
                      <a:ext cx="5055235" cy="3122930"/>
                    </a:xfrm>
                    <a:prstGeom prst="rect">
                      <a:avLst/>
                    </a:prstGeom>
                    <a:ln>
                      <a:solidFill>
                        <a:schemeClr val="bg1"/>
                      </a:solidFill>
                    </a:ln>
                  </pic:spPr>
                </pic:pic>
              </a:graphicData>
            </a:graphic>
          </wp:inline>
        </w:drawing>
      </w:r>
    </w:p>
    <w:p w14:paraId="2E4182EF" w14:textId="77777777" w:rsidR="00BB03C3" w:rsidRDefault="00BB03C3" w:rsidP="00BB03C3">
      <w:pPr>
        <w:spacing w:after="0"/>
      </w:pPr>
    </w:p>
    <w:p w14:paraId="2248C499" w14:textId="77777777" w:rsidR="00BB03C3" w:rsidRDefault="004E155E" w:rsidP="00BB03C3">
      <w:pPr>
        <w:spacing w:after="0"/>
      </w:pPr>
      <w:r>
        <w:tab/>
      </w:r>
      <w:r>
        <w:tab/>
      </w:r>
      <w:r>
        <w:tab/>
      </w:r>
      <w:r>
        <w:tab/>
      </w:r>
      <w:r w:rsidRPr="004E155E">
        <w:rPr>
          <w:b/>
        </w:rPr>
        <w:t>Fig:</w:t>
      </w:r>
      <w:r w:rsidR="00BB03C3">
        <w:t xml:space="preserve"> Leave Approval Process</w:t>
      </w:r>
    </w:p>
    <w:p w14:paraId="5CAAD6C8" w14:textId="77777777" w:rsidR="00BB03C3" w:rsidRPr="004E155E" w:rsidRDefault="00197223" w:rsidP="004E155E">
      <w:pPr>
        <w:pStyle w:val="Heading3"/>
        <w:rPr>
          <w:b/>
        </w:rPr>
      </w:pPr>
      <w:bookmarkStart w:id="37" w:name="_Toc471908396"/>
      <w:r>
        <w:rPr>
          <w:b/>
        </w:rPr>
        <w:t>3.3.6</w:t>
      </w:r>
      <w:r w:rsidR="004E155E" w:rsidRPr="004E155E">
        <w:rPr>
          <w:b/>
        </w:rPr>
        <w:t xml:space="preserve"> </w:t>
      </w:r>
      <w:r w:rsidR="00BB03C3" w:rsidRPr="004E155E">
        <w:rPr>
          <w:b/>
        </w:rPr>
        <w:t>Leave Carry Forward</w:t>
      </w:r>
      <w:bookmarkEnd w:id="37"/>
    </w:p>
    <w:p w14:paraId="20FE8F26" w14:textId="77777777" w:rsidR="00BB03C3" w:rsidRDefault="00BB03C3" w:rsidP="00BB03C3">
      <w:pPr>
        <w:spacing w:after="0"/>
      </w:pPr>
    </w:p>
    <w:p w14:paraId="60C66C22" w14:textId="77777777" w:rsidR="00BB03C3" w:rsidRPr="00F6186E" w:rsidRDefault="007F3335" w:rsidP="00E97C10">
      <w:pPr>
        <w:spacing w:after="0"/>
        <w:jc w:val="both"/>
        <w:rPr>
          <w:rFonts w:ascii="Times New Roman" w:hAnsi="Times New Roman" w:cs="Times New Roman"/>
          <w:sz w:val="24"/>
          <w:szCs w:val="24"/>
        </w:rPr>
      </w:pPr>
      <w:r w:rsidRPr="00F6186E">
        <w:rPr>
          <w:rFonts w:ascii="Times New Roman" w:hAnsi="Times New Roman" w:cs="Times New Roman"/>
          <w:sz w:val="24"/>
          <w:szCs w:val="24"/>
        </w:rPr>
        <w:t>Earned Leave will be carry forward</w:t>
      </w:r>
      <w:r w:rsidR="00BB03C3" w:rsidRPr="00F6186E">
        <w:rPr>
          <w:rFonts w:ascii="Times New Roman" w:hAnsi="Times New Roman" w:cs="Times New Roman"/>
          <w:sz w:val="24"/>
          <w:szCs w:val="24"/>
        </w:rPr>
        <w:t xml:space="preserve"> to next year if it meets the required criteria and added on users corresponding leave type. Process of earned leave carry forward is very simple: </w:t>
      </w:r>
    </w:p>
    <w:p w14:paraId="372F518F" w14:textId="77777777" w:rsidR="00BB03C3" w:rsidRPr="00F6186E" w:rsidRDefault="00BB03C3" w:rsidP="00E97C10">
      <w:pPr>
        <w:spacing w:after="0"/>
        <w:jc w:val="both"/>
        <w:rPr>
          <w:rFonts w:ascii="Times New Roman" w:hAnsi="Times New Roman" w:cs="Times New Roman"/>
          <w:sz w:val="24"/>
          <w:szCs w:val="24"/>
        </w:rPr>
      </w:pPr>
    </w:p>
    <w:p w14:paraId="2D58A26F" w14:textId="77777777" w:rsidR="00BB03C3" w:rsidRDefault="00BB03C3" w:rsidP="00E97C10">
      <w:pPr>
        <w:spacing w:after="0"/>
        <w:jc w:val="both"/>
        <w:rPr>
          <w:rFonts w:ascii="Times New Roman" w:hAnsi="Times New Roman" w:cs="Times New Roman"/>
          <w:sz w:val="24"/>
          <w:szCs w:val="24"/>
        </w:rPr>
      </w:pPr>
      <w:r w:rsidRPr="00F6186E">
        <w:rPr>
          <w:rFonts w:ascii="Times New Roman" w:hAnsi="Times New Roman" w:cs="Times New Roman"/>
          <w:sz w:val="24"/>
          <w:szCs w:val="24"/>
        </w:rPr>
        <w:t xml:space="preserve">First we need to check if user is eligible to carry forward his leave or not. For example, available leave has to be minimum of 5 days to be forwarded and user will be eligible. Then we check if user wants to carry forward his leave or not along with the carry forward </w:t>
      </w:r>
      <w:commentRangeStart w:id="38"/>
      <w:r w:rsidRPr="00F6186E">
        <w:rPr>
          <w:rFonts w:ascii="Times New Roman" w:hAnsi="Times New Roman" w:cs="Times New Roman"/>
          <w:sz w:val="24"/>
          <w:szCs w:val="24"/>
        </w:rPr>
        <w:t>leave</w:t>
      </w:r>
      <w:commentRangeEnd w:id="38"/>
      <w:r w:rsidR="00E13717">
        <w:rPr>
          <w:rStyle w:val="CommentReference"/>
        </w:rPr>
        <w:commentReference w:id="38"/>
      </w:r>
      <w:r w:rsidRPr="00F6186E">
        <w:rPr>
          <w:rFonts w:ascii="Times New Roman" w:hAnsi="Times New Roman" w:cs="Times New Roman"/>
          <w:sz w:val="24"/>
          <w:szCs w:val="24"/>
        </w:rPr>
        <w:t xml:space="preserve"> type checking </w:t>
      </w:r>
      <w:r w:rsidR="004A1D8E" w:rsidRPr="00F6186E">
        <w:rPr>
          <w:rFonts w:ascii="Times New Roman" w:hAnsi="Times New Roman" w:cs="Times New Roman"/>
          <w:sz w:val="24"/>
          <w:szCs w:val="24"/>
        </w:rPr>
        <w:t>of yearly/quarter</w:t>
      </w:r>
      <w:r w:rsidRPr="00F6186E">
        <w:rPr>
          <w:rFonts w:ascii="Times New Roman" w:hAnsi="Times New Roman" w:cs="Times New Roman"/>
          <w:sz w:val="24"/>
          <w:szCs w:val="24"/>
        </w:rPr>
        <w:t xml:space="preserve">ly etc. After user decides to carry forward his leave then we will have to generate eligible user list for leave carry forward. Also the </w:t>
      </w:r>
      <w:r w:rsidR="004A1D8E" w:rsidRPr="00F6186E">
        <w:rPr>
          <w:rFonts w:ascii="Times New Roman" w:hAnsi="Times New Roman" w:cs="Times New Roman"/>
          <w:sz w:val="24"/>
          <w:szCs w:val="24"/>
        </w:rPr>
        <w:t>multi-layer</w:t>
      </w:r>
      <w:r w:rsidRPr="00F6186E">
        <w:rPr>
          <w:rFonts w:ascii="Times New Roman" w:hAnsi="Times New Roman" w:cs="Times New Roman"/>
          <w:sz w:val="24"/>
          <w:szCs w:val="24"/>
        </w:rPr>
        <w:t xml:space="preserve"> approval should be there to process it. </w:t>
      </w:r>
    </w:p>
    <w:p w14:paraId="3C5C3ABD" w14:textId="77777777" w:rsidR="007A75C8" w:rsidRPr="00F6186E" w:rsidRDefault="007A75C8" w:rsidP="00BB03C3">
      <w:pPr>
        <w:spacing w:after="0"/>
        <w:rPr>
          <w:rFonts w:ascii="Times New Roman" w:hAnsi="Times New Roman" w:cs="Times New Roman"/>
          <w:sz w:val="24"/>
          <w:szCs w:val="24"/>
        </w:rPr>
      </w:pPr>
    </w:p>
    <w:p w14:paraId="39464A43" w14:textId="77777777" w:rsidR="004A1D8E" w:rsidRDefault="00AE3D52" w:rsidP="004A1D8E">
      <w:pPr>
        <w:spacing w:after="0"/>
        <w:ind w:left="1440"/>
      </w:pPr>
      <w:r>
        <w:object w:dxaOrig="5395" w:dyaOrig="8484" w14:anchorId="3A32AD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2.5pt;height:376.5pt" o:ole="">
            <v:imagedata r:id="rId18" o:title=""/>
          </v:shape>
          <o:OLEObject Type="Embed" ProgID="Visio.Drawing.11" ShapeID="_x0000_i1025" DrawAspect="Content" ObjectID="_1546077471" r:id="rId19"/>
        </w:object>
      </w:r>
    </w:p>
    <w:p w14:paraId="589BD1DE" w14:textId="50A6455C" w:rsidR="004A1D8E" w:rsidRPr="004A1D8E" w:rsidRDefault="004A1D8E" w:rsidP="004A1D8E">
      <w:pPr>
        <w:spacing w:after="0"/>
        <w:ind w:left="720"/>
      </w:pPr>
      <w:r w:rsidRPr="004A1D8E">
        <w:rPr>
          <w:b/>
        </w:rPr>
        <w:t xml:space="preserve">        </w:t>
      </w:r>
      <w:r>
        <w:rPr>
          <w:b/>
        </w:rPr>
        <w:t xml:space="preserve">             </w:t>
      </w:r>
      <w:r w:rsidRPr="004A1D8E">
        <w:rPr>
          <w:b/>
        </w:rPr>
        <w:t xml:space="preserve"> </w:t>
      </w:r>
      <w:r w:rsidR="00841798">
        <w:rPr>
          <w:b/>
        </w:rPr>
        <w:t xml:space="preserve">           </w:t>
      </w:r>
      <w:r w:rsidRPr="004A1D8E">
        <w:rPr>
          <w:b/>
        </w:rPr>
        <w:t xml:space="preserve"> Fig:</w:t>
      </w:r>
      <w:r>
        <w:rPr>
          <w:b/>
        </w:rPr>
        <w:t xml:space="preserve"> </w:t>
      </w:r>
      <w:r w:rsidRPr="001D65AF">
        <w:rPr>
          <w:b/>
          <w:rPrChange w:id="39" w:author="Matiar Rahman" w:date="2017-01-16T13:10:00Z">
            <w:rPr/>
          </w:rPrChange>
        </w:rPr>
        <w:t xml:space="preserve">Leave </w:t>
      </w:r>
      <w:ins w:id="40" w:author="Matiar Rahman" w:date="2017-01-16T13:09:00Z">
        <w:r w:rsidR="00021920" w:rsidRPr="001D65AF">
          <w:rPr>
            <w:b/>
            <w:rPrChange w:id="41" w:author="Matiar Rahman" w:date="2017-01-16T13:10:00Z">
              <w:rPr/>
            </w:rPrChange>
          </w:rPr>
          <w:t>C</w:t>
        </w:r>
      </w:ins>
      <w:del w:id="42" w:author="Matiar Rahman" w:date="2017-01-16T13:09:00Z">
        <w:r w:rsidRPr="001D65AF" w:rsidDel="00021920">
          <w:rPr>
            <w:b/>
            <w:rPrChange w:id="43" w:author="Matiar Rahman" w:date="2017-01-16T13:10:00Z">
              <w:rPr/>
            </w:rPrChange>
          </w:rPr>
          <w:delText>c</w:delText>
        </w:r>
      </w:del>
      <w:r w:rsidRPr="001D65AF">
        <w:rPr>
          <w:b/>
          <w:rPrChange w:id="44" w:author="Matiar Rahman" w:date="2017-01-16T13:10:00Z">
            <w:rPr/>
          </w:rPrChange>
        </w:rPr>
        <w:t xml:space="preserve">arry </w:t>
      </w:r>
      <w:del w:id="45" w:author="Matiar Rahman" w:date="2017-01-16T13:09:00Z">
        <w:r w:rsidRPr="001D65AF" w:rsidDel="00021920">
          <w:rPr>
            <w:b/>
            <w:rPrChange w:id="46" w:author="Matiar Rahman" w:date="2017-01-16T13:10:00Z">
              <w:rPr/>
            </w:rPrChange>
          </w:rPr>
          <w:delText>forward</w:delText>
        </w:r>
      </w:del>
      <w:proofErr w:type="gramStart"/>
      <w:ins w:id="47" w:author="Matiar Rahman" w:date="2017-01-16T13:09:00Z">
        <w:r w:rsidR="00021920" w:rsidRPr="001D65AF">
          <w:rPr>
            <w:b/>
            <w:rPrChange w:id="48" w:author="Matiar Rahman" w:date="2017-01-16T13:10:00Z">
              <w:rPr/>
            </w:rPrChange>
          </w:rPr>
          <w:t>Forward</w:t>
        </w:r>
      </w:ins>
      <w:proofErr w:type="gramEnd"/>
      <w:r w:rsidRPr="001D65AF">
        <w:rPr>
          <w:b/>
          <w:rPrChange w:id="49" w:author="Matiar Rahman" w:date="2017-01-16T13:10:00Z">
            <w:rPr/>
          </w:rPrChange>
        </w:rPr>
        <w:t xml:space="preserve"> and </w:t>
      </w:r>
      <w:del w:id="50" w:author="Matiar Rahman" w:date="2017-01-16T13:10:00Z">
        <w:r w:rsidRPr="001D65AF" w:rsidDel="00021920">
          <w:rPr>
            <w:b/>
            <w:rPrChange w:id="51" w:author="Matiar Rahman" w:date="2017-01-16T13:10:00Z">
              <w:rPr/>
            </w:rPrChange>
          </w:rPr>
          <w:delText>e</w:delText>
        </w:r>
      </w:del>
      <w:ins w:id="52" w:author="Matiar Rahman" w:date="2017-01-16T13:10:00Z">
        <w:r w:rsidR="00021920" w:rsidRPr="001D65AF">
          <w:rPr>
            <w:b/>
            <w:rPrChange w:id="53" w:author="Matiar Rahman" w:date="2017-01-16T13:10:00Z">
              <w:rPr/>
            </w:rPrChange>
          </w:rPr>
          <w:t>E</w:t>
        </w:r>
      </w:ins>
      <w:r w:rsidRPr="001D65AF">
        <w:rPr>
          <w:b/>
          <w:rPrChange w:id="54" w:author="Matiar Rahman" w:date="2017-01-16T13:10:00Z">
            <w:rPr/>
          </w:rPrChange>
        </w:rPr>
        <w:t>ncashment Process</w:t>
      </w:r>
    </w:p>
    <w:p w14:paraId="6CCF1035" w14:textId="77777777" w:rsidR="00C151C1" w:rsidRDefault="00C151C1" w:rsidP="00BB03C3">
      <w:pPr>
        <w:spacing w:after="0"/>
      </w:pPr>
    </w:p>
    <w:p w14:paraId="5EADA3EF" w14:textId="77777777" w:rsidR="00BB03C3" w:rsidRDefault="00BB03C3" w:rsidP="00BB03C3">
      <w:pPr>
        <w:spacing w:after="0"/>
      </w:pPr>
    </w:p>
    <w:p w14:paraId="4676EA34" w14:textId="77777777" w:rsidR="00E97C10" w:rsidRDefault="00E97C10" w:rsidP="00BB03C3">
      <w:pPr>
        <w:spacing w:after="0"/>
      </w:pPr>
    </w:p>
    <w:p w14:paraId="5B03B9AF" w14:textId="77777777" w:rsidR="00BB03C3" w:rsidRPr="009F05E3" w:rsidRDefault="00BB03C3" w:rsidP="009F05E3">
      <w:pPr>
        <w:pStyle w:val="Heading3"/>
        <w:rPr>
          <w:b/>
        </w:rPr>
      </w:pPr>
      <w:bookmarkStart w:id="55" w:name="_4d34og8" w:colFirst="0" w:colLast="0"/>
      <w:bookmarkEnd w:id="55"/>
      <w:r w:rsidRPr="004E155E">
        <w:rPr>
          <w:b/>
        </w:rPr>
        <w:t xml:space="preserve"> </w:t>
      </w:r>
      <w:bookmarkStart w:id="56" w:name="_Toc471908397"/>
      <w:r w:rsidR="00197223">
        <w:rPr>
          <w:b/>
        </w:rPr>
        <w:t>3.3.7</w:t>
      </w:r>
      <w:r w:rsidR="004E155E" w:rsidRPr="004E155E">
        <w:rPr>
          <w:b/>
        </w:rPr>
        <w:t xml:space="preserve"> </w:t>
      </w:r>
      <w:r w:rsidRPr="004E155E">
        <w:rPr>
          <w:b/>
        </w:rPr>
        <w:t>Leave Encashment Process</w:t>
      </w:r>
      <w:bookmarkEnd w:id="56"/>
    </w:p>
    <w:p w14:paraId="38F764E3" w14:textId="77777777" w:rsidR="00BB03C3" w:rsidRPr="00F6186E" w:rsidRDefault="00BB03C3" w:rsidP="00CA2418">
      <w:pPr>
        <w:spacing w:after="0"/>
        <w:jc w:val="both"/>
        <w:rPr>
          <w:rFonts w:ascii="Times New Roman" w:hAnsi="Times New Roman" w:cs="Times New Roman"/>
          <w:sz w:val="24"/>
          <w:szCs w:val="24"/>
        </w:rPr>
      </w:pPr>
      <w:r w:rsidRPr="00F6186E">
        <w:rPr>
          <w:rFonts w:ascii="Times New Roman" w:hAnsi="Times New Roman" w:cs="Times New Roman"/>
          <w:sz w:val="24"/>
          <w:szCs w:val="24"/>
        </w:rPr>
        <w:t xml:space="preserve">In case an employee does not avail earned leaves which were allowed to him, he may also </w:t>
      </w:r>
      <w:proofErr w:type="spellStart"/>
      <w:r w:rsidRPr="00F6186E">
        <w:rPr>
          <w:rFonts w:ascii="Times New Roman" w:hAnsi="Times New Roman" w:cs="Times New Roman"/>
          <w:sz w:val="24"/>
          <w:szCs w:val="24"/>
        </w:rPr>
        <w:t>encash</w:t>
      </w:r>
      <w:proofErr w:type="spellEnd"/>
      <w:r w:rsidRPr="00F6186E">
        <w:rPr>
          <w:rFonts w:ascii="Times New Roman" w:hAnsi="Times New Roman" w:cs="Times New Roman"/>
          <w:sz w:val="24"/>
          <w:szCs w:val="24"/>
        </w:rPr>
        <w:t xml:space="preserve"> these leaves and earns salary for the number of days which were allowed to be taken as leave but were not availed as leave. The policy of leave encashment depends on the employer for whom you are working and different employers have different policies for leave encashment. </w:t>
      </w:r>
    </w:p>
    <w:p w14:paraId="05E62B0A" w14:textId="77777777" w:rsidR="00BB03C3" w:rsidRPr="00F6186E" w:rsidRDefault="00BB03C3" w:rsidP="00CA2418">
      <w:pPr>
        <w:spacing w:after="0"/>
        <w:jc w:val="both"/>
        <w:rPr>
          <w:rFonts w:ascii="Times New Roman" w:hAnsi="Times New Roman" w:cs="Times New Roman"/>
          <w:sz w:val="24"/>
          <w:szCs w:val="24"/>
        </w:rPr>
      </w:pPr>
    </w:p>
    <w:p w14:paraId="6A0DD88D" w14:textId="77777777" w:rsidR="00BB03C3" w:rsidRDefault="00BB03C3" w:rsidP="00CA2418">
      <w:pPr>
        <w:spacing w:after="0"/>
        <w:jc w:val="both"/>
        <w:rPr>
          <w:rFonts w:ascii="Times New Roman" w:hAnsi="Times New Roman" w:cs="Times New Roman"/>
          <w:sz w:val="24"/>
          <w:szCs w:val="24"/>
        </w:rPr>
      </w:pPr>
      <w:r w:rsidRPr="00F6186E">
        <w:rPr>
          <w:rFonts w:ascii="Times New Roman" w:hAnsi="Times New Roman" w:cs="Times New Roman"/>
          <w:sz w:val="24"/>
          <w:szCs w:val="24"/>
        </w:rPr>
        <w:t>First we need to check if user is eligible to carry forward his leave or not. For example, available leave has to be minimum of 5 days to be forwarded and user will be eligible. Then we check if user wants to carry forward his leave or not along with the carry forward leav</w:t>
      </w:r>
      <w:r w:rsidR="00263B2C" w:rsidRPr="00F6186E">
        <w:rPr>
          <w:rFonts w:ascii="Times New Roman" w:hAnsi="Times New Roman" w:cs="Times New Roman"/>
          <w:sz w:val="24"/>
          <w:szCs w:val="24"/>
        </w:rPr>
        <w:t>e type checking of yearly/quarter</w:t>
      </w:r>
      <w:r w:rsidRPr="00F6186E">
        <w:rPr>
          <w:rFonts w:ascii="Times New Roman" w:hAnsi="Times New Roman" w:cs="Times New Roman"/>
          <w:sz w:val="24"/>
          <w:szCs w:val="24"/>
        </w:rPr>
        <w:t xml:space="preserve">ly etc. After user decides to carry forward his leave then we will have to generate eligible user list for leave carry forward. Also the multi-layer approval should be there to process it. </w:t>
      </w:r>
      <w:r w:rsidR="00BB257A" w:rsidRPr="00F6186E">
        <w:rPr>
          <w:rFonts w:ascii="Times New Roman" w:hAnsi="Times New Roman" w:cs="Times New Roman"/>
          <w:sz w:val="24"/>
          <w:szCs w:val="24"/>
        </w:rPr>
        <w:t xml:space="preserve"> To get the whole process please see the previous image.</w:t>
      </w:r>
    </w:p>
    <w:p w14:paraId="303982B9" w14:textId="77777777" w:rsidR="009F05E3" w:rsidRPr="00F6186E" w:rsidRDefault="009F05E3" w:rsidP="00BB03C3">
      <w:pPr>
        <w:spacing w:after="0"/>
        <w:rPr>
          <w:rFonts w:ascii="Times New Roman" w:hAnsi="Times New Roman" w:cs="Times New Roman"/>
          <w:sz w:val="24"/>
          <w:szCs w:val="24"/>
        </w:rPr>
      </w:pPr>
    </w:p>
    <w:p w14:paraId="2958C375" w14:textId="77777777" w:rsidR="00962AB0" w:rsidRPr="00962AB0" w:rsidRDefault="00197223" w:rsidP="00962AB0">
      <w:pPr>
        <w:pStyle w:val="Heading3"/>
        <w:rPr>
          <w:b/>
        </w:rPr>
      </w:pPr>
      <w:bookmarkStart w:id="57" w:name="_Toc471908398"/>
      <w:r>
        <w:rPr>
          <w:b/>
        </w:rPr>
        <w:lastRenderedPageBreak/>
        <w:t>3.3.8</w:t>
      </w:r>
      <w:r w:rsidR="00962AB0" w:rsidRPr="00962AB0">
        <w:rPr>
          <w:b/>
        </w:rPr>
        <w:t xml:space="preserve"> Short Leave Process</w:t>
      </w:r>
      <w:bookmarkEnd w:id="57"/>
    </w:p>
    <w:p w14:paraId="4D4F2796" w14:textId="76E90226" w:rsidR="00962AB0" w:rsidRPr="00BA337D" w:rsidRDefault="00962AB0" w:rsidP="00CA2418">
      <w:pPr>
        <w:jc w:val="both"/>
        <w:rPr>
          <w:rFonts w:ascii="Times New Roman" w:hAnsi="Times New Roman" w:cs="Times New Roman"/>
          <w:color w:val="FF0000"/>
          <w:sz w:val="24"/>
          <w:szCs w:val="24"/>
          <w:lang w:val="en-AU"/>
          <w:rPrChange w:id="58" w:author="Matiar Rahman" w:date="2017-01-16T13:11:00Z">
            <w:rPr>
              <w:rFonts w:ascii="Times New Roman" w:hAnsi="Times New Roman" w:cs="Times New Roman"/>
              <w:sz w:val="24"/>
              <w:szCs w:val="24"/>
              <w:lang w:val="en-AU"/>
            </w:rPr>
          </w:rPrChange>
        </w:rPr>
      </w:pPr>
      <w:r w:rsidRPr="00F6186E">
        <w:rPr>
          <w:rFonts w:ascii="Times New Roman" w:hAnsi="Times New Roman" w:cs="Times New Roman"/>
          <w:sz w:val="24"/>
          <w:szCs w:val="24"/>
          <w:lang w:val="en-AU"/>
        </w:rPr>
        <w:t>Short leave is for up to</w:t>
      </w:r>
      <w:r w:rsidR="0096269B">
        <w:rPr>
          <w:rFonts w:ascii="Times New Roman" w:hAnsi="Times New Roman" w:cs="Times New Roman"/>
          <w:sz w:val="24"/>
          <w:szCs w:val="24"/>
          <w:lang w:val="en-AU"/>
        </w:rPr>
        <w:t xml:space="preserve"> e.g.</w:t>
      </w:r>
      <w:r w:rsidRPr="00F6186E">
        <w:rPr>
          <w:rFonts w:ascii="Times New Roman" w:hAnsi="Times New Roman" w:cs="Times New Roman"/>
          <w:sz w:val="24"/>
          <w:szCs w:val="24"/>
          <w:lang w:val="en-AU"/>
        </w:rPr>
        <w:t xml:space="preserve"> 3 working days per year for employees to attend matters of a personal and pressing nature that arise with little or no notice and require immediate attention and which cannot be conducted outside of normal business hours.</w:t>
      </w:r>
      <w:r w:rsidR="0096269B">
        <w:rPr>
          <w:rFonts w:ascii="Times New Roman" w:hAnsi="Times New Roman" w:cs="Times New Roman"/>
          <w:sz w:val="24"/>
          <w:szCs w:val="24"/>
          <w:lang w:val="en-AU"/>
        </w:rPr>
        <w:t xml:space="preserve"> In this leave employee will take few hours leave to manage his/her emergency issue.</w:t>
      </w:r>
      <w:r w:rsidRPr="00F6186E">
        <w:rPr>
          <w:rFonts w:ascii="Times New Roman" w:hAnsi="Times New Roman" w:cs="Times New Roman"/>
          <w:sz w:val="24"/>
          <w:szCs w:val="24"/>
          <w:lang w:val="en-AU"/>
        </w:rPr>
        <w:t xml:space="preserve"> In this </w:t>
      </w:r>
      <w:r w:rsidR="00F6186E" w:rsidRPr="00F6186E">
        <w:rPr>
          <w:rFonts w:ascii="Times New Roman" w:hAnsi="Times New Roman" w:cs="Times New Roman"/>
          <w:sz w:val="24"/>
          <w:szCs w:val="24"/>
          <w:lang w:val="en-AU"/>
        </w:rPr>
        <w:t>mo</w:t>
      </w:r>
      <w:bookmarkStart w:id="59" w:name="_GoBack"/>
      <w:bookmarkEnd w:id="59"/>
      <w:r w:rsidR="00F6186E" w:rsidRPr="00F6186E">
        <w:rPr>
          <w:rFonts w:ascii="Times New Roman" w:hAnsi="Times New Roman" w:cs="Times New Roman"/>
          <w:sz w:val="24"/>
          <w:szCs w:val="24"/>
          <w:lang w:val="en-AU"/>
        </w:rPr>
        <w:t>dule employee</w:t>
      </w:r>
      <w:r w:rsidR="008D0983" w:rsidRPr="00F6186E">
        <w:rPr>
          <w:rFonts w:ascii="Times New Roman" w:hAnsi="Times New Roman" w:cs="Times New Roman"/>
          <w:sz w:val="24"/>
          <w:szCs w:val="24"/>
          <w:lang w:val="en-AU"/>
        </w:rPr>
        <w:t xml:space="preserve"> needs to apply this for leave and the approval process is given below:</w:t>
      </w:r>
      <w:ins w:id="60" w:author="Matiar Rahman" w:date="2017-01-16T13:10:00Z">
        <w:r w:rsidR="00BA337D">
          <w:rPr>
            <w:rFonts w:ascii="Times New Roman" w:hAnsi="Times New Roman" w:cs="Times New Roman"/>
            <w:sz w:val="24"/>
            <w:szCs w:val="24"/>
            <w:lang w:val="en-AU"/>
          </w:rPr>
          <w:t xml:space="preserve"> </w:t>
        </w:r>
        <w:r w:rsidR="00BA337D" w:rsidRPr="00BA337D">
          <w:rPr>
            <w:rFonts w:ascii="Times New Roman" w:hAnsi="Times New Roman" w:cs="Times New Roman"/>
            <w:sz w:val="24"/>
            <w:szCs w:val="24"/>
            <w:highlight w:val="yellow"/>
            <w:lang w:val="en-AU"/>
            <w:rPrChange w:id="61" w:author="Matiar Rahman" w:date="2017-01-16T13:11:00Z">
              <w:rPr>
                <w:rFonts w:ascii="Times New Roman" w:hAnsi="Times New Roman" w:cs="Times New Roman"/>
                <w:sz w:val="24"/>
                <w:szCs w:val="24"/>
                <w:lang w:val="en-AU"/>
              </w:rPr>
            </w:rPrChange>
          </w:rPr>
          <w:t>Who will approve the short leave?</w:t>
        </w:r>
      </w:ins>
    </w:p>
    <w:p w14:paraId="70AE754A" w14:textId="77777777" w:rsidR="00962AB0" w:rsidRDefault="0033578D" w:rsidP="0033578D">
      <w:pPr>
        <w:jc w:val="center"/>
      </w:pPr>
      <w:r>
        <w:rPr>
          <w:noProof/>
        </w:rPr>
        <w:drawing>
          <wp:inline distT="0" distB="0" distL="0" distR="0" wp14:anchorId="45307ABB" wp14:editId="6FE14481">
            <wp:extent cx="6071616" cy="4126992"/>
            <wp:effectExtent l="0" t="0" r="5715"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amuda-ERP_Process_Flow.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071616" cy="4126992"/>
                    </a:xfrm>
                    <a:prstGeom prst="rect">
                      <a:avLst/>
                    </a:prstGeom>
                  </pic:spPr>
                </pic:pic>
              </a:graphicData>
            </a:graphic>
          </wp:inline>
        </w:drawing>
      </w:r>
    </w:p>
    <w:p w14:paraId="6FD682E1" w14:textId="0FBD7D4C" w:rsidR="00E91D42" w:rsidRPr="007A75C8" w:rsidRDefault="00962AB0" w:rsidP="007A75C8">
      <w:r w:rsidRPr="00962AB0">
        <w:rPr>
          <w:b/>
        </w:rPr>
        <w:t xml:space="preserve">                                                   </w:t>
      </w:r>
      <w:r>
        <w:rPr>
          <w:b/>
        </w:rPr>
        <w:t xml:space="preserve">           </w:t>
      </w:r>
      <w:r w:rsidRPr="00962AB0">
        <w:rPr>
          <w:b/>
        </w:rPr>
        <w:t>Fig:</w:t>
      </w:r>
      <w:r>
        <w:t xml:space="preserve"> </w:t>
      </w:r>
      <w:del w:id="62" w:author="Matiar Rahman" w:date="2017-01-16T13:02:00Z">
        <w:r w:rsidRPr="0032347F" w:rsidDel="0032347F">
          <w:rPr>
            <w:b/>
            <w:rPrChange w:id="63" w:author="Matiar Rahman" w:date="2017-01-16T13:02:00Z">
              <w:rPr/>
            </w:rPrChange>
          </w:rPr>
          <w:delText xml:space="preserve">short </w:delText>
        </w:r>
      </w:del>
      <w:ins w:id="64" w:author="Matiar Rahman" w:date="2017-01-16T13:02:00Z">
        <w:r w:rsidR="0032347F" w:rsidRPr="0032347F">
          <w:rPr>
            <w:b/>
            <w:rPrChange w:id="65" w:author="Matiar Rahman" w:date="2017-01-16T13:02:00Z">
              <w:rPr/>
            </w:rPrChange>
          </w:rPr>
          <w:t>S</w:t>
        </w:r>
        <w:r w:rsidR="0032347F" w:rsidRPr="0032347F">
          <w:rPr>
            <w:b/>
            <w:rPrChange w:id="66" w:author="Matiar Rahman" w:date="2017-01-16T13:02:00Z">
              <w:rPr/>
            </w:rPrChange>
          </w:rPr>
          <w:t xml:space="preserve">hort </w:t>
        </w:r>
      </w:ins>
      <w:r w:rsidRPr="0032347F">
        <w:rPr>
          <w:b/>
          <w:rPrChange w:id="67" w:author="Matiar Rahman" w:date="2017-01-16T13:02:00Z">
            <w:rPr/>
          </w:rPrChange>
        </w:rPr>
        <w:t>Leave Approval Process</w:t>
      </w:r>
      <w:r w:rsidRPr="00962AB0">
        <w:rPr>
          <w:lang w:val="en-AU"/>
        </w:rPr>
        <w:br/>
      </w:r>
    </w:p>
    <w:p w14:paraId="1367DA44" w14:textId="77777777" w:rsidR="00BB03C3" w:rsidRDefault="00860559" w:rsidP="00543273">
      <w:pPr>
        <w:pStyle w:val="Heading2"/>
        <w:numPr>
          <w:ilvl w:val="1"/>
          <w:numId w:val="13"/>
        </w:numPr>
        <w:rPr>
          <w:b/>
        </w:rPr>
      </w:pPr>
      <w:r>
        <w:rPr>
          <w:b/>
        </w:rPr>
        <w:t xml:space="preserve"> </w:t>
      </w:r>
      <w:bookmarkStart w:id="68" w:name="_Toc471908399"/>
      <w:r w:rsidR="00160DB6" w:rsidRPr="00160DB6">
        <w:rPr>
          <w:b/>
        </w:rPr>
        <w:t>Attendance Management</w:t>
      </w:r>
      <w:bookmarkEnd w:id="68"/>
    </w:p>
    <w:p w14:paraId="122D252B" w14:textId="77777777" w:rsidR="009F05E3" w:rsidRPr="00137485" w:rsidRDefault="00543273" w:rsidP="00137485">
      <w:pPr>
        <w:pStyle w:val="Heading3"/>
        <w:rPr>
          <w:rStyle w:val="SubtleEmphasis"/>
          <w:b/>
          <w:i w:val="0"/>
          <w:iCs w:val="0"/>
          <w:color w:val="1F4D78" w:themeColor="accent1" w:themeShade="7F"/>
        </w:rPr>
      </w:pPr>
      <w:r w:rsidRPr="00137485">
        <w:rPr>
          <w:rStyle w:val="Heading8Char"/>
          <w:b/>
          <w:color w:val="1F4D78" w:themeColor="accent1" w:themeShade="7F"/>
          <w:sz w:val="24"/>
          <w:szCs w:val="24"/>
        </w:rPr>
        <w:t xml:space="preserve"> </w:t>
      </w:r>
      <w:bookmarkStart w:id="69" w:name="_Toc471908400"/>
      <w:r w:rsidRPr="00137485">
        <w:rPr>
          <w:rStyle w:val="Heading8Char"/>
          <w:b/>
          <w:color w:val="1F4D78" w:themeColor="accent1" w:themeShade="7F"/>
          <w:sz w:val="24"/>
          <w:szCs w:val="24"/>
        </w:rPr>
        <w:t xml:space="preserve">3.4.1 </w:t>
      </w:r>
      <w:r w:rsidR="009F05E3" w:rsidRPr="00137485">
        <w:rPr>
          <w:rStyle w:val="Heading8Char"/>
          <w:b/>
          <w:color w:val="1F4D78" w:themeColor="accent1" w:themeShade="7F"/>
          <w:sz w:val="24"/>
          <w:szCs w:val="24"/>
        </w:rPr>
        <w:t>Module Overview</w:t>
      </w:r>
      <w:bookmarkEnd w:id="69"/>
    </w:p>
    <w:p w14:paraId="68F79A84" w14:textId="77777777" w:rsidR="00B35243" w:rsidRDefault="00B35243" w:rsidP="00BC614D">
      <w:pPr>
        <w:jc w:val="both"/>
        <w:rPr>
          <w:rFonts w:ascii="Times New Roman" w:hAnsi="Times New Roman" w:cs="Times New Roman"/>
          <w:sz w:val="24"/>
          <w:szCs w:val="24"/>
        </w:rPr>
      </w:pPr>
      <w:r>
        <w:rPr>
          <w:rFonts w:ascii="Times New Roman" w:hAnsi="Times New Roman" w:cs="Times New Roman"/>
          <w:sz w:val="24"/>
          <w:szCs w:val="24"/>
        </w:rPr>
        <w:t>E</w:t>
      </w:r>
      <w:r w:rsidRPr="00B35243">
        <w:rPr>
          <w:rFonts w:ascii="Times New Roman" w:hAnsi="Times New Roman" w:cs="Times New Roman"/>
          <w:sz w:val="24"/>
          <w:szCs w:val="24"/>
        </w:rPr>
        <w:t>very organization has a certain percent of employees whose punctuality and work hours per d</w:t>
      </w:r>
      <w:r>
        <w:rPr>
          <w:rFonts w:ascii="Times New Roman" w:hAnsi="Times New Roman" w:cs="Times New Roman"/>
          <w:sz w:val="24"/>
          <w:szCs w:val="24"/>
        </w:rPr>
        <w:t xml:space="preserve">ay are questionable. Using </w:t>
      </w:r>
      <w:r w:rsidRPr="00B35243">
        <w:rPr>
          <w:rFonts w:ascii="Times New Roman" w:hAnsi="Times New Roman" w:cs="Times New Roman"/>
          <w:sz w:val="24"/>
          <w:szCs w:val="24"/>
        </w:rPr>
        <w:t>Attendance</w:t>
      </w:r>
      <w:r>
        <w:rPr>
          <w:rFonts w:ascii="Times New Roman" w:hAnsi="Times New Roman" w:cs="Times New Roman"/>
          <w:sz w:val="24"/>
          <w:szCs w:val="24"/>
        </w:rPr>
        <w:t xml:space="preserve"> Management system, many </w:t>
      </w:r>
      <w:r w:rsidRPr="00B35243">
        <w:rPr>
          <w:rFonts w:ascii="Times New Roman" w:hAnsi="Times New Roman" w:cs="Times New Roman"/>
          <w:sz w:val="24"/>
          <w:szCs w:val="24"/>
        </w:rPr>
        <w:t>organizations have been able to make their employees self-aware of their timings leading to a positive impact.</w:t>
      </w:r>
      <w:r>
        <w:rPr>
          <w:rFonts w:ascii="Times New Roman" w:hAnsi="Times New Roman" w:cs="Times New Roman"/>
          <w:sz w:val="24"/>
          <w:szCs w:val="24"/>
        </w:rPr>
        <w:t xml:space="preserve"> </w:t>
      </w:r>
      <w:r w:rsidRPr="00B35243">
        <w:rPr>
          <w:rFonts w:ascii="Times New Roman" w:hAnsi="Times New Roman" w:cs="Times New Roman"/>
          <w:sz w:val="24"/>
          <w:szCs w:val="24"/>
        </w:rPr>
        <w:t xml:space="preserve">Attendance Management System allows seamless attendance tracking </w:t>
      </w:r>
      <w:r>
        <w:rPr>
          <w:rFonts w:ascii="Times New Roman" w:hAnsi="Times New Roman" w:cs="Times New Roman"/>
          <w:sz w:val="24"/>
          <w:szCs w:val="24"/>
        </w:rPr>
        <w:t>of every employee in the organization.</w:t>
      </w:r>
    </w:p>
    <w:p w14:paraId="7DEFA71F" w14:textId="77777777" w:rsidR="00160DB6" w:rsidRPr="00543273" w:rsidRDefault="00543273" w:rsidP="00BC614D">
      <w:pPr>
        <w:jc w:val="both"/>
        <w:rPr>
          <w:rFonts w:ascii="Times New Roman" w:hAnsi="Times New Roman" w:cs="Times New Roman"/>
          <w:sz w:val="24"/>
          <w:szCs w:val="24"/>
        </w:rPr>
      </w:pPr>
      <w:r w:rsidRPr="00543273">
        <w:rPr>
          <w:rFonts w:ascii="Times New Roman" w:hAnsi="Times New Roman" w:cs="Times New Roman"/>
          <w:sz w:val="24"/>
          <w:szCs w:val="24"/>
        </w:rPr>
        <w:t>Attendance managemen</w:t>
      </w:r>
      <w:r w:rsidR="00021856">
        <w:rPr>
          <w:rFonts w:ascii="Times New Roman" w:hAnsi="Times New Roman" w:cs="Times New Roman"/>
          <w:sz w:val="24"/>
          <w:szCs w:val="24"/>
        </w:rPr>
        <w:t>t module is responsible to store, process and analyze</w:t>
      </w:r>
      <w:r w:rsidRPr="00543273">
        <w:rPr>
          <w:rFonts w:ascii="Times New Roman" w:hAnsi="Times New Roman" w:cs="Times New Roman"/>
          <w:sz w:val="24"/>
          <w:szCs w:val="24"/>
        </w:rPr>
        <w:t xml:space="preserve"> all the employees’ attendance</w:t>
      </w:r>
      <w:r w:rsidR="00021856">
        <w:rPr>
          <w:rFonts w:ascii="Times New Roman" w:hAnsi="Times New Roman" w:cs="Times New Roman"/>
          <w:sz w:val="24"/>
          <w:szCs w:val="24"/>
        </w:rPr>
        <w:t xml:space="preserve"> data</w:t>
      </w:r>
      <w:r w:rsidRPr="00543273">
        <w:rPr>
          <w:rFonts w:ascii="Times New Roman" w:hAnsi="Times New Roman" w:cs="Times New Roman"/>
          <w:sz w:val="24"/>
          <w:szCs w:val="24"/>
        </w:rPr>
        <w:t xml:space="preserve">. It will help to monitor employees late or absence </w:t>
      </w:r>
      <w:r>
        <w:rPr>
          <w:rFonts w:ascii="Times New Roman" w:hAnsi="Times New Roman" w:cs="Times New Roman"/>
          <w:sz w:val="24"/>
          <w:szCs w:val="24"/>
        </w:rPr>
        <w:t>summary also</w:t>
      </w:r>
      <w:r w:rsidRPr="00543273">
        <w:rPr>
          <w:rFonts w:ascii="Times New Roman" w:hAnsi="Times New Roman" w:cs="Times New Roman"/>
          <w:sz w:val="24"/>
          <w:szCs w:val="24"/>
        </w:rPr>
        <w:t>.</w:t>
      </w:r>
      <w:r>
        <w:rPr>
          <w:rFonts w:ascii="Times New Roman" w:hAnsi="Times New Roman" w:cs="Times New Roman"/>
          <w:sz w:val="24"/>
          <w:szCs w:val="24"/>
        </w:rPr>
        <w:t xml:space="preserve"> It will </w:t>
      </w:r>
      <w:r w:rsidR="00B35243">
        <w:rPr>
          <w:rFonts w:ascii="Times New Roman" w:hAnsi="Times New Roman" w:cs="Times New Roman"/>
          <w:sz w:val="24"/>
          <w:szCs w:val="24"/>
        </w:rPr>
        <w:t xml:space="preserve">also </w:t>
      </w:r>
      <w:r>
        <w:rPr>
          <w:rFonts w:ascii="Times New Roman" w:hAnsi="Times New Roman" w:cs="Times New Roman"/>
          <w:sz w:val="24"/>
          <w:szCs w:val="24"/>
        </w:rPr>
        <w:t>help in employees’ pay slip generation.</w:t>
      </w:r>
    </w:p>
    <w:p w14:paraId="6DEB430D" w14:textId="77777777" w:rsidR="00160DB6" w:rsidRPr="00543273" w:rsidRDefault="00543273" w:rsidP="009F05E3">
      <w:pPr>
        <w:ind w:hanging="90"/>
        <w:rPr>
          <w:rFonts w:ascii="Times New Roman" w:hAnsi="Times New Roman" w:cs="Times New Roman"/>
          <w:b/>
          <w:sz w:val="24"/>
          <w:szCs w:val="24"/>
        </w:rPr>
      </w:pPr>
      <w:r w:rsidRPr="00543273">
        <w:rPr>
          <w:rStyle w:val="Heading3Char"/>
          <w:b/>
        </w:rPr>
        <w:lastRenderedPageBreak/>
        <w:t xml:space="preserve">   </w:t>
      </w:r>
      <w:bookmarkStart w:id="70" w:name="_Toc471908401"/>
      <w:r w:rsidRPr="00543273">
        <w:rPr>
          <w:rStyle w:val="Heading3Char"/>
          <w:b/>
        </w:rPr>
        <w:t>3.4.2</w:t>
      </w:r>
      <w:r w:rsidR="009F05E3" w:rsidRPr="00543273">
        <w:rPr>
          <w:rStyle w:val="Heading3Char"/>
          <w:b/>
        </w:rPr>
        <w:t xml:space="preserve"> To be system</w:t>
      </w:r>
      <w:bookmarkEnd w:id="70"/>
      <w:r w:rsidR="00160DB6" w:rsidRPr="009F05E3">
        <w:rPr>
          <w:rFonts w:asciiTheme="majorHAnsi" w:hAnsiTheme="majorHAnsi"/>
          <w:b/>
          <w:sz w:val="24"/>
        </w:rPr>
        <w:br/>
      </w:r>
      <w:r w:rsidR="00160DB6" w:rsidRPr="00543273">
        <w:rPr>
          <w:rFonts w:ascii="Times New Roman" w:hAnsi="Times New Roman" w:cs="Times New Roman"/>
          <w:sz w:val="24"/>
          <w:szCs w:val="24"/>
        </w:rPr>
        <w:t>Samuda intends to deve</w:t>
      </w:r>
      <w:r w:rsidRPr="00543273">
        <w:rPr>
          <w:rFonts w:ascii="Times New Roman" w:hAnsi="Times New Roman" w:cs="Times New Roman"/>
          <w:sz w:val="24"/>
          <w:szCs w:val="24"/>
        </w:rPr>
        <w:t>lop automated attendance system in</w:t>
      </w:r>
      <w:r w:rsidR="00160DB6" w:rsidRPr="00543273">
        <w:rPr>
          <w:rFonts w:ascii="Times New Roman" w:hAnsi="Times New Roman" w:cs="Times New Roman"/>
          <w:sz w:val="24"/>
          <w:szCs w:val="24"/>
        </w:rPr>
        <w:t xml:space="preserve"> order to track </w:t>
      </w:r>
      <w:r w:rsidRPr="00543273">
        <w:rPr>
          <w:rFonts w:ascii="Times New Roman" w:hAnsi="Times New Roman" w:cs="Times New Roman"/>
          <w:sz w:val="24"/>
          <w:szCs w:val="24"/>
        </w:rPr>
        <w:t>employees’</w:t>
      </w:r>
      <w:r w:rsidR="00160DB6" w:rsidRPr="00543273">
        <w:rPr>
          <w:rFonts w:ascii="Times New Roman" w:hAnsi="Times New Roman" w:cs="Times New Roman"/>
          <w:sz w:val="24"/>
          <w:szCs w:val="24"/>
        </w:rPr>
        <w:t xml:space="preserve"> attendance and regularity. Some of the features are as following</w:t>
      </w:r>
      <w:r w:rsidR="00B35243">
        <w:rPr>
          <w:rFonts w:ascii="Times New Roman" w:hAnsi="Times New Roman" w:cs="Times New Roman"/>
          <w:sz w:val="24"/>
          <w:szCs w:val="24"/>
        </w:rPr>
        <w:t>:</w:t>
      </w:r>
    </w:p>
    <w:p w14:paraId="75782E0C" w14:textId="77777777" w:rsidR="00160DB6" w:rsidRPr="00543273" w:rsidRDefault="00B96F8B" w:rsidP="00160DB6">
      <w:pPr>
        <w:pStyle w:val="ListParagraph"/>
        <w:numPr>
          <w:ilvl w:val="0"/>
          <w:numId w:val="10"/>
        </w:numPr>
        <w:rPr>
          <w:rFonts w:ascii="Times New Roman" w:hAnsi="Times New Roman" w:cs="Times New Roman"/>
          <w:b/>
          <w:sz w:val="24"/>
          <w:szCs w:val="24"/>
        </w:rPr>
      </w:pPr>
      <w:r>
        <w:rPr>
          <w:rFonts w:ascii="Times New Roman" w:hAnsi="Times New Roman" w:cs="Times New Roman"/>
          <w:sz w:val="24"/>
          <w:szCs w:val="24"/>
        </w:rPr>
        <w:t xml:space="preserve">Integration with any biometric </w:t>
      </w:r>
      <w:r w:rsidR="00160DB6" w:rsidRPr="00543273">
        <w:rPr>
          <w:rFonts w:ascii="Times New Roman" w:hAnsi="Times New Roman" w:cs="Times New Roman"/>
          <w:sz w:val="24"/>
          <w:szCs w:val="24"/>
        </w:rPr>
        <w:t>attendance device.</w:t>
      </w:r>
    </w:p>
    <w:p w14:paraId="1E8B8AF5" w14:textId="77777777" w:rsidR="00160DB6" w:rsidRPr="00543273" w:rsidRDefault="00160DB6" w:rsidP="00160DB6">
      <w:pPr>
        <w:pStyle w:val="ListParagraph"/>
        <w:numPr>
          <w:ilvl w:val="0"/>
          <w:numId w:val="10"/>
        </w:numPr>
        <w:rPr>
          <w:rFonts w:ascii="Times New Roman" w:hAnsi="Times New Roman" w:cs="Times New Roman"/>
          <w:b/>
          <w:sz w:val="24"/>
          <w:szCs w:val="24"/>
        </w:rPr>
      </w:pPr>
      <w:r w:rsidRPr="00543273">
        <w:rPr>
          <w:rFonts w:ascii="Times New Roman" w:hAnsi="Times New Roman" w:cs="Times New Roman"/>
          <w:sz w:val="24"/>
          <w:szCs w:val="24"/>
        </w:rPr>
        <w:t>Attendance time (</w:t>
      </w:r>
      <w:r w:rsidR="00543273">
        <w:rPr>
          <w:rFonts w:ascii="Times New Roman" w:hAnsi="Times New Roman" w:cs="Times New Roman"/>
          <w:sz w:val="24"/>
          <w:szCs w:val="24"/>
        </w:rPr>
        <w:t xml:space="preserve">e.g. </w:t>
      </w:r>
      <w:r w:rsidRPr="00543273">
        <w:rPr>
          <w:rFonts w:ascii="Times New Roman" w:hAnsi="Times New Roman" w:cs="Times New Roman"/>
          <w:sz w:val="24"/>
          <w:szCs w:val="24"/>
        </w:rPr>
        <w:t>9 A.M) should be pre-defined.</w:t>
      </w:r>
    </w:p>
    <w:p w14:paraId="6A5E9193" w14:textId="77777777" w:rsidR="00160DB6" w:rsidRPr="00543273" w:rsidRDefault="00160DB6" w:rsidP="00160DB6">
      <w:pPr>
        <w:pStyle w:val="ListParagraph"/>
        <w:numPr>
          <w:ilvl w:val="0"/>
          <w:numId w:val="10"/>
        </w:numPr>
        <w:rPr>
          <w:rFonts w:ascii="Times New Roman" w:hAnsi="Times New Roman" w:cs="Times New Roman"/>
          <w:b/>
          <w:sz w:val="24"/>
          <w:szCs w:val="24"/>
        </w:rPr>
      </w:pPr>
      <w:r w:rsidRPr="00543273">
        <w:rPr>
          <w:rFonts w:ascii="Times New Roman" w:hAnsi="Times New Roman" w:cs="Times New Roman"/>
          <w:sz w:val="24"/>
          <w:szCs w:val="24"/>
        </w:rPr>
        <w:t>There will be a grace time (</w:t>
      </w:r>
      <w:r w:rsidR="00543273">
        <w:rPr>
          <w:rFonts w:ascii="Times New Roman" w:hAnsi="Times New Roman" w:cs="Times New Roman"/>
          <w:sz w:val="24"/>
          <w:szCs w:val="24"/>
        </w:rPr>
        <w:t>e.g. 9.15 A.M)</w:t>
      </w:r>
      <w:r w:rsidRPr="00543273">
        <w:rPr>
          <w:rFonts w:ascii="Times New Roman" w:hAnsi="Times New Roman" w:cs="Times New Roman"/>
          <w:sz w:val="24"/>
          <w:szCs w:val="24"/>
        </w:rPr>
        <w:t xml:space="preserve"> which will be pre-defined as well.</w:t>
      </w:r>
    </w:p>
    <w:p w14:paraId="49039390" w14:textId="77777777" w:rsidR="00160DB6" w:rsidRPr="00543273" w:rsidRDefault="00160DB6" w:rsidP="00160DB6">
      <w:pPr>
        <w:pStyle w:val="ListParagraph"/>
        <w:numPr>
          <w:ilvl w:val="0"/>
          <w:numId w:val="10"/>
        </w:numPr>
        <w:rPr>
          <w:rFonts w:ascii="Times New Roman" w:hAnsi="Times New Roman" w:cs="Times New Roman"/>
          <w:b/>
          <w:sz w:val="24"/>
          <w:szCs w:val="24"/>
        </w:rPr>
      </w:pPr>
      <w:r w:rsidRPr="00543273">
        <w:rPr>
          <w:rFonts w:ascii="Times New Roman" w:hAnsi="Times New Roman" w:cs="Times New Roman"/>
          <w:sz w:val="24"/>
          <w:szCs w:val="24"/>
        </w:rPr>
        <w:t xml:space="preserve">Entry after </w:t>
      </w:r>
      <w:r w:rsidR="00543273">
        <w:rPr>
          <w:rFonts w:ascii="Times New Roman" w:hAnsi="Times New Roman" w:cs="Times New Roman"/>
          <w:sz w:val="24"/>
          <w:szCs w:val="24"/>
        </w:rPr>
        <w:t xml:space="preserve">e.g. </w:t>
      </w:r>
      <w:r w:rsidRPr="00543273">
        <w:rPr>
          <w:rFonts w:ascii="Times New Roman" w:hAnsi="Times New Roman" w:cs="Times New Roman"/>
          <w:sz w:val="24"/>
          <w:szCs w:val="24"/>
        </w:rPr>
        <w:t>9.15 A.M should be counted as late.</w:t>
      </w:r>
    </w:p>
    <w:p w14:paraId="2940C904" w14:textId="77777777" w:rsidR="00C37070" w:rsidRPr="00C37070" w:rsidRDefault="00160DB6" w:rsidP="00F724E7">
      <w:pPr>
        <w:pStyle w:val="ListParagraph"/>
        <w:numPr>
          <w:ilvl w:val="0"/>
          <w:numId w:val="10"/>
        </w:numPr>
        <w:rPr>
          <w:rFonts w:ascii="Times New Roman" w:hAnsi="Times New Roman" w:cs="Times New Roman"/>
          <w:b/>
          <w:sz w:val="24"/>
          <w:szCs w:val="24"/>
        </w:rPr>
      </w:pPr>
      <w:r w:rsidRPr="00C37070">
        <w:rPr>
          <w:rFonts w:ascii="Times New Roman" w:hAnsi="Times New Roman" w:cs="Times New Roman"/>
          <w:sz w:val="24"/>
          <w:szCs w:val="24"/>
        </w:rPr>
        <w:t xml:space="preserve">Late entry in case of some official task or urgent matter should be </w:t>
      </w:r>
      <w:r w:rsidR="00C37070">
        <w:rPr>
          <w:rFonts w:ascii="Times New Roman" w:hAnsi="Times New Roman" w:cs="Times New Roman"/>
          <w:sz w:val="24"/>
          <w:szCs w:val="24"/>
        </w:rPr>
        <w:t xml:space="preserve">handles in this module. In this case </w:t>
      </w:r>
      <w:r w:rsidR="00157664">
        <w:rPr>
          <w:rFonts w:ascii="Times New Roman" w:hAnsi="Times New Roman" w:cs="Times New Roman"/>
          <w:sz w:val="24"/>
          <w:szCs w:val="24"/>
        </w:rPr>
        <w:t>he/she will have to apply for that special entry and approval process will be there. It will have impact on payroll module and shift management module.</w:t>
      </w:r>
    </w:p>
    <w:p w14:paraId="356C5FCB" w14:textId="77777777" w:rsidR="008470F2" w:rsidRPr="00157664" w:rsidRDefault="008470F2" w:rsidP="00160DB6">
      <w:pPr>
        <w:pStyle w:val="ListParagraph"/>
        <w:numPr>
          <w:ilvl w:val="0"/>
          <w:numId w:val="10"/>
        </w:numPr>
        <w:rPr>
          <w:rFonts w:ascii="Times New Roman" w:hAnsi="Times New Roman" w:cs="Times New Roman"/>
          <w:b/>
          <w:sz w:val="24"/>
          <w:szCs w:val="24"/>
        </w:rPr>
      </w:pPr>
      <w:r>
        <w:rPr>
          <w:rFonts w:ascii="Times New Roman" w:hAnsi="Times New Roman" w:cs="Times New Roman"/>
          <w:sz w:val="24"/>
          <w:szCs w:val="24"/>
        </w:rPr>
        <w:t xml:space="preserve">It will viewed by individual and authorized user only. Employee can’t see others attendance record. </w:t>
      </w:r>
    </w:p>
    <w:p w14:paraId="19A3B136" w14:textId="77777777" w:rsidR="00157664" w:rsidRPr="00211CF5" w:rsidRDefault="00157664" w:rsidP="00160DB6">
      <w:pPr>
        <w:pStyle w:val="ListParagraph"/>
        <w:numPr>
          <w:ilvl w:val="0"/>
          <w:numId w:val="10"/>
        </w:numPr>
        <w:rPr>
          <w:rFonts w:ascii="Times New Roman" w:hAnsi="Times New Roman" w:cs="Times New Roman"/>
          <w:b/>
          <w:sz w:val="24"/>
          <w:szCs w:val="24"/>
        </w:rPr>
      </w:pPr>
      <w:r>
        <w:rPr>
          <w:rFonts w:ascii="Times New Roman" w:hAnsi="Times New Roman" w:cs="Times New Roman"/>
          <w:sz w:val="24"/>
          <w:szCs w:val="24"/>
        </w:rPr>
        <w:t xml:space="preserve">Absence summary will be </w:t>
      </w:r>
      <w:r w:rsidR="00C1304E">
        <w:rPr>
          <w:rFonts w:ascii="Times New Roman" w:hAnsi="Times New Roman" w:cs="Times New Roman"/>
          <w:sz w:val="24"/>
          <w:szCs w:val="24"/>
        </w:rPr>
        <w:t>generated from the attendance management</w:t>
      </w:r>
      <w:r w:rsidR="00211CF5">
        <w:rPr>
          <w:rFonts w:ascii="Times New Roman" w:hAnsi="Times New Roman" w:cs="Times New Roman"/>
          <w:sz w:val="24"/>
          <w:szCs w:val="24"/>
        </w:rPr>
        <w:t xml:space="preserve"> module</w:t>
      </w:r>
    </w:p>
    <w:p w14:paraId="37D21C84" w14:textId="77777777" w:rsidR="00211CF5" w:rsidRPr="000A32B9" w:rsidRDefault="00211CF5" w:rsidP="00160DB6">
      <w:pPr>
        <w:pStyle w:val="ListParagraph"/>
        <w:numPr>
          <w:ilvl w:val="0"/>
          <w:numId w:val="10"/>
        </w:numPr>
        <w:rPr>
          <w:rFonts w:ascii="Times New Roman" w:hAnsi="Times New Roman" w:cs="Times New Roman"/>
          <w:b/>
          <w:sz w:val="24"/>
          <w:szCs w:val="24"/>
        </w:rPr>
      </w:pPr>
      <w:r>
        <w:rPr>
          <w:rFonts w:ascii="Times New Roman" w:hAnsi="Times New Roman" w:cs="Times New Roman"/>
          <w:sz w:val="24"/>
          <w:szCs w:val="24"/>
        </w:rPr>
        <w:t>Easy report generation (e.g. daily attendance report, overtime report, late in/ early out report, employee swipe report)</w:t>
      </w:r>
    </w:p>
    <w:p w14:paraId="129CBAC3" w14:textId="77777777" w:rsidR="000A32B9" w:rsidRPr="00543273" w:rsidRDefault="000A32B9" w:rsidP="00160DB6">
      <w:pPr>
        <w:pStyle w:val="ListParagraph"/>
        <w:numPr>
          <w:ilvl w:val="0"/>
          <w:numId w:val="10"/>
        </w:numPr>
        <w:rPr>
          <w:rFonts w:ascii="Times New Roman" w:hAnsi="Times New Roman" w:cs="Times New Roman"/>
          <w:b/>
          <w:sz w:val="24"/>
          <w:szCs w:val="24"/>
        </w:rPr>
      </w:pPr>
      <w:r>
        <w:rPr>
          <w:rFonts w:ascii="Times New Roman" w:hAnsi="Times New Roman" w:cs="Times New Roman"/>
          <w:sz w:val="24"/>
          <w:szCs w:val="24"/>
        </w:rPr>
        <w:t>This attendance module will be integrated with leave management module also.</w:t>
      </w:r>
    </w:p>
    <w:p w14:paraId="21B59745" w14:textId="77777777" w:rsidR="00160DB6" w:rsidRDefault="00137485" w:rsidP="008470F2">
      <w:r>
        <w:rPr>
          <w:rFonts w:ascii="Times New Roman" w:hAnsi="Times New Roman" w:cs="Times New Roman"/>
          <w:sz w:val="24"/>
          <w:szCs w:val="24"/>
        </w:rPr>
        <w:t xml:space="preserve">          </w:t>
      </w:r>
      <w:r w:rsidR="00D12612">
        <w:object w:dxaOrig="9625" w:dyaOrig="6926" w14:anchorId="300DEA45">
          <v:shape id="_x0000_i1026" type="#_x0000_t75" style="width:481.5pt;height:300.75pt" o:ole="">
            <v:imagedata r:id="rId21" o:title=""/>
          </v:shape>
          <o:OLEObject Type="Embed" ProgID="Visio.Drawing.11" ShapeID="_x0000_i1026" DrawAspect="Content" ObjectID="_1546077472" r:id="rId22"/>
        </w:object>
      </w:r>
    </w:p>
    <w:p w14:paraId="4E78F008" w14:textId="77777777" w:rsidR="00D12612" w:rsidRDefault="00D12612" w:rsidP="008470F2">
      <w:r w:rsidRPr="00D12612">
        <w:rPr>
          <w:b/>
        </w:rPr>
        <w:t xml:space="preserve">                                             </w:t>
      </w:r>
      <w:r>
        <w:rPr>
          <w:b/>
        </w:rPr>
        <w:t xml:space="preserve">             </w:t>
      </w:r>
      <w:r w:rsidRPr="00D12612">
        <w:rPr>
          <w:b/>
        </w:rPr>
        <w:t xml:space="preserve"> Fig:</w:t>
      </w:r>
      <w:r>
        <w:t xml:space="preserve"> Pending Attendance Approval Process</w:t>
      </w:r>
    </w:p>
    <w:p w14:paraId="109D4511" w14:textId="77777777" w:rsidR="00137485" w:rsidRPr="00137485" w:rsidRDefault="00137485" w:rsidP="00137485">
      <w:pPr>
        <w:pStyle w:val="Heading2"/>
        <w:rPr>
          <w:b/>
          <w:color w:val="auto"/>
        </w:rPr>
      </w:pPr>
      <w:r w:rsidRPr="00137485">
        <w:rPr>
          <w:b/>
        </w:rPr>
        <w:lastRenderedPageBreak/>
        <w:t xml:space="preserve">  </w:t>
      </w:r>
      <w:bookmarkStart w:id="71" w:name="_Toc471908402"/>
      <w:r w:rsidRPr="00137485">
        <w:rPr>
          <w:b/>
        </w:rPr>
        <w:t>3.5 Shift / Roster Management</w:t>
      </w:r>
      <w:bookmarkEnd w:id="71"/>
      <w:r w:rsidRPr="00137485">
        <w:rPr>
          <w:b/>
        </w:rPr>
        <w:t xml:space="preserve"> </w:t>
      </w:r>
    </w:p>
    <w:p w14:paraId="7C6F4EB3" w14:textId="77777777" w:rsidR="00137485" w:rsidRDefault="00137485" w:rsidP="00137485">
      <w:pPr>
        <w:pStyle w:val="Heading3"/>
        <w:rPr>
          <w:b/>
        </w:rPr>
      </w:pPr>
      <w:r>
        <w:rPr>
          <w:b/>
        </w:rPr>
        <w:t xml:space="preserve">  </w:t>
      </w:r>
      <w:bookmarkStart w:id="72" w:name="_Toc471908403"/>
      <w:r w:rsidRPr="00137485">
        <w:rPr>
          <w:b/>
        </w:rPr>
        <w:t>3.5.1 Module Overview</w:t>
      </w:r>
      <w:bookmarkEnd w:id="72"/>
    </w:p>
    <w:p w14:paraId="552B2BB4" w14:textId="77777777" w:rsidR="000979E1" w:rsidRPr="00323E5D" w:rsidRDefault="000979E1" w:rsidP="00323E5D">
      <w:pPr>
        <w:jc w:val="both"/>
        <w:rPr>
          <w:rStyle w:val="Heading3Char"/>
          <w:rFonts w:ascii="Times New Roman" w:eastAsia="Calibri" w:hAnsi="Times New Roman" w:cs="Times New Roman"/>
          <w:color w:val="000000"/>
        </w:rPr>
      </w:pPr>
      <w:r w:rsidRPr="00EF1D20">
        <w:rPr>
          <w:rFonts w:ascii="Times New Roman" w:hAnsi="Times New Roman" w:cs="Times New Roman"/>
          <w:b/>
          <w:bCs/>
          <w:sz w:val="24"/>
          <w:szCs w:val="24"/>
        </w:rPr>
        <w:t>Shift work</w:t>
      </w:r>
      <w:r w:rsidRPr="00EF1D20">
        <w:rPr>
          <w:rFonts w:ascii="Times New Roman" w:hAnsi="Times New Roman" w:cs="Times New Roman"/>
          <w:sz w:val="24"/>
          <w:szCs w:val="24"/>
        </w:rPr>
        <w:t> is an employment practice designed to make use of or provide service across, all 24 hours of the clock each day of the week (often abbreviated as </w:t>
      </w:r>
      <w:r w:rsidRPr="00EF1D20">
        <w:rPr>
          <w:rFonts w:ascii="Times New Roman" w:hAnsi="Times New Roman" w:cs="Times New Roman"/>
          <w:i/>
          <w:iCs/>
          <w:sz w:val="24"/>
          <w:szCs w:val="24"/>
        </w:rPr>
        <w:t>24/7</w:t>
      </w:r>
      <w:r w:rsidRPr="00EF1D20">
        <w:rPr>
          <w:rFonts w:ascii="Times New Roman" w:hAnsi="Times New Roman" w:cs="Times New Roman"/>
          <w:sz w:val="24"/>
          <w:szCs w:val="24"/>
        </w:rPr>
        <w:t>). The practice typically sees the day divided into shifts, set periods of time during which different groups of workers perform their duties. The term "shift work" includes both long-term night shifts and work schedules in which employees change or rotate shifts.</w:t>
      </w:r>
      <w:r w:rsidR="005A23FA" w:rsidRPr="00EF1D20">
        <w:rPr>
          <w:rFonts w:ascii="Times New Roman" w:hAnsi="Times New Roman" w:cs="Times New Roman"/>
          <w:sz w:val="24"/>
          <w:szCs w:val="24"/>
        </w:rPr>
        <w:t xml:space="preserve"> This module will manage all the shifting process throughout the organization.</w:t>
      </w:r>
    </w:p>
    <w:p w14:paraId="743869D6" w14:textId="77777777" w:rsidR="00307C1B" w:rsidRDefault="00307C1B" w:rsidP="00307C1B">
      <w:pPr>
        <w:pStyle w:val="Heading3"/>
        <w:rPr>
          <w:b/>
        </w:rPr>
      </w:pPr>
      <w:bookmarkStart w:id="73" w:name="_Toc471908404"/>
      <w:r w:rsidRPr="00307C1B">
        <w:rPr>
          <w:b/>
        </w:rPr>
        <w:t xml:space="preserve">3.5.2 </w:t>
      </w:r>
      <w:proofErr w:type="gramStart"/>
      <w:r>
        <w:rPr>
          <w:b/>
        </w:rPr>
        <w:t>T</w:t>
      </w:r>
      <w:r w:rsidRPr="00307C1B">
        <w:rPr>
          <w:b/>
        </w:rPr>
        <w:t>o</w:t>
      </w:r>
      <w:proofErr w:type="gramEnd"/>
      <w:r w:rsidRPr="00307C1B">
        <w:rPr>
          <w:b/>
        </w:rPr>
        <w:t xml:space="preserve"> be System</w:t>
      </w:r>
      <w:bookmarkEnd w:id="73"/>
    </w:p>
    <w:p w14:paraId="33412197" w14:textId="77777777" w:rsidR="00307C1B" w:rsidRPr="00543273" w:rsidRDefault="00EF1D20" w:rsidP="00307C1B">
      <w:pPr>
        <w:ind w:hanging="90"/>
        <w:rPr>
          <w:rFonts w:ascii="Times New Roman" w:hAnsi="Times New Roman" w:cs="Times New Roman"/>
          <w:b/>
          <w:sz w:val="24"/>
          <w:szCs w:val="24"/>
        </w:rPr>
      </w:pPr>
      <w:r>
        <w:rPr>
          <w:rFonts w:ascii="Times New Roman" w:hAnsi="Times New Roman" w:cs="Times New Roman"/>
          <w:sz w:val="24"/>
          <w:szCs w:val="24"/>
        </w:rPr>
        <w:t xml:space="preserve"> </w:t>
      </w:r>
      <w:r w:rsidR="00307C1B" w:rsidRPr="00543273">
        <w:rPr>
          <w:rFonts w:ascii="Times New Roman" w:hAnsi="Times New Roman" w:cs="Times New Roman"/>
          <w:sz w:val="24"/>
          <w:szCs w:val="24"/>
        </w:rPr>
        <w:t>Samuda intends to develop automated attendance system in order to track employees’ attendance and regularity. Some of the features are as following</w:t>
      </w:r>
      <w:r w:rsidR="00307C1B">
        <w:rPr>
          <w:rFonts w:ascii="Times New Roman" w:hAnsi="Times New Roman" w:cs="Times New Roman"/>
          <w:sz w:val="24"/>
          <w:szCs w:val="24"/>
        </w:rPr>
        <w:t>:</w:t>
      </w:r>
    </w:p>
    <w:p w14:paraId="64B27897" w14:textId="77777777" w:rsidR="00307C1B" w:rsidRPr="00F92FCC" w:rsidRDefault="00307C1B" w:rsidP="00307C1B">
      <w:pPr>
        <w:pStyle w:val="ListParagraph"/>
        <w:numPr>
          <w:ilvl w:val="0"/>
          <w:numId w:val="16"/>
        </w:numPr>
        <w:rPr>
          <w:rFonts w:ascii="Times New Roman" w:hAnsi="Times New Roman" w:cs="Times New Roman"/>
          <w:sz w:val="24"/>
          <w:szCs w:val="24"/>
        </w:rPr>
      </w:pPr>
      <w:r w:rsidRPr="00F92FCC">
        <w:rPr>
          <w:rFonts w:ascii="Times New Roman" w:hAnsi="Times New Roman" w:cs="Times New Roman"/>
          <w:sz w:val="24"/>
          <w:szCs w:val="24"/>
        </w:rPr>
        <w:t xml:space="preserve">Configure the number of shifts (e.g. general </w:t>
      </w:r>
      <w:r w:rsidR="00404F50" w:rsidRPr="00F92FCC">
        <w:rPr>
          <w:rFonts w:ascii="Times New Roman" w:hAnsi="Times New Roman" w:cs="Times New Roman"/>
          <w:sz w:val="24"/>
          <w:szCs w:val="24"/>
        </w:rPr>
        <w:t>shift, morning</w:t>
      </w:r>
      <w:r w:rsidRPr="00F92FCC">
        <w:rPr>
          <w:rFonts w:ascii="Times New Roman" w:hAnsi="Times New Roman" w:cs="Times New Roman"/>
          <w:sz w:val="24"/>
          <w:szCs w:val="24"/>
        </w:rPr>
        <w:t xml:space="preserve"> shift, night shift</w:t>
      </w:r>
      <w:r w:rsidR="00404F50">
        <w:rPr>
          <w:rFonts w:ascii="Times New Roman" w:hAnsi="Times New Roman" w:cs="Times New Roman"/>
          <w:sz w:val="24"/>
          <w:szCs w:val="24"/>
        </w:rPr>
        <w:t xml:space="preserve"> etc.</w:t>
      </w:r>
      <w:r w:rsidRPr="00F92FCC">
        <w:rPr>
          <w:rFonts w:ascii="Times New Roman" w:hAnsi="Times New Roman" w:cs="Times New Roman"/>
          <w:sz w:val="24"/>
          <w:szCs w:val="24"/>
        </w:rPr>
        <w:t>)</w:t>
      </w:r>
    </w:p>
    <w:p w14:paraId="2DC937C9" w14:textId="77777777" w:rsidR="00307C1B" w:rsidRDefault="002955A7" w:rsidP="00307C1B">
      <w:pPr>
        <w:pStyle w:val="ListParagraph"/>
        <w:numPr>
          <w:ilvl w:val="0"/>
          <w:numId w:val="16"/>
        </w:numPr>
        <w:rPr>
          <w:rFonts w:ascii="Times New Roman" w:hAnsi="Times New Roman" w:cs="Times New Roman"/>
          <w:sz w:val="24"/>
          <w:szCs w:val="24"/>
        </w:rPr>
      </w:pPr>
      <w:r w:rsidRPr="00F92FCC">
        <w:rPr>
          <w:rFonts w:ascii="Times New Roman" w:hAnsi="Times New Roman" w:cs="Times New Roman"/>
          <w:sz w:val="24"/>
          <w:szCs w:val="24"/>
        </w:rPr>
        <w:t>Configure shift hours</w:t>
      </w:r>
    </w:p>
    <w:p w14:paraId="1B6DE852" w14:textId="77777777" w:rsidR="00404F50" w:rsidRDefault="00404F50" w:rsidP="00307C1B">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Shifting can be employee/ group wise.</w:t>
      </w:r>
    </w:p>
    <w:p w14:paraId="62766482" w14:textId="77777777" w:rsidR="00404F50" w:rsidRDefault="00404F50" w:rsidP="00307C1B">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Roster will be generated monthly. It can be generated at any time but it will always count the period from (26</w:t>
      </w:r>
      <w:r w:rsidRPr="00404F50">
        <w:rPr>
          <w:rFonts w:ascii="Times New Roman" w:hAnsi="Times New Roman" w:cs="Times New Roman"/>
          <w:sz w:val="24"/>
          <w:szCs w:val="24"/>
          <w:vertAlign w:val="superscript"/>
        </w:rPr>
        <w:t>th</w:t>
      </w:r>
      <w:r>
        <w:rPr>
          <w:rFonts w:ascii="Times New Roman" w:hAnsi="Times New Roman" w:cs="Times New Roman"/>
          <w:sz w:val="24"/>
          <w:szCs w:val="24"/>
        </w:rPr>
        <w:t xml:space="preserve"> to 25</w:t>
      </w:r>
      <w:r w:rsidRPr="00404F50">
        <w:rPr>
          <w:rFonts w:ascii="Times New Roman" w:hAnsi="Times New Roman" w:cs="Times New Roman"/>
          <w:sz w:val="24"/>
          <w:szCs w:val="24"/>
          <w:vertAlign w:val="superscript"/>
        </w:rPr>
        <w:t>th</w:t>
      </w:r>
      <w:r>
        <w:rPr>
          <w:rFonts w:ascii="Times New Roman" w:hAnsi="Times New Roman" w:cs="Times New Roman"/>
          <w:sz w:val="24"/>
          <w:szCs w:val="24"/>
        </w:rPr>
        <w:t xml:space="preserve"> of any month).</w:t>
      </w:r>
      <w:r w:rsidR="009D6F34">
        <w:rPr>
          <w:rFonts w:ascii="Times New Roman" w:hAnsi="Times New Roman" w:cs="Times New Roman"/>
          <w:sz w:val="24"/>
          <w:szCs w:val="24"/>
        </w:rPr>
        <w:t xml:space="preserve"> It can </w:t>
      </w:r>
      <w:r w:rsidR="004A13EA">
        <w:rPr>
          <w:rFonts w:ascii="Times New Roman" w:hAnsi="Times New Roman" w:cs="Times New Roman"/>
          <w:sz w:val="24"/>
          <w:szCs w:val="24"/>
        </w:rPr>
        <w:t xml:space="preserve">be </w:t>
      </w:r>
      <w:r w:rsidR="009D6F34">
        <w:rPr>
          <w:rFonts w:ascii="Times New Roman" w:hAnsi="Times New Roman" w:cs="Times New Roman"/>
          <w:sz w:val="24"/>
          <w:szCs w:val="24"/>
        </w:rPr>
        <w:t>configure</w:t>
      </w:r>
      <w:r w:rsidR="002D395F">
        <w:rPr>
          <w:rFonts w:ascii="Times New Roman" w:hAnsi="Times New Roman" w:cs="Times New Roman"/>
          <w:sz w:val="24"/>
          <w:szCs w:val="24"/>
        </w:rPr>
        <w:t>d</w:t>
      </w:r>
      <w:r w:rsidR="009D6F34">
        <w:rPr>
          <w:rFonts w:ascii="Times New Roman" w:hAnsi="Times New Roman" w:cs="Times New Roman"/>
          <w:sz w:val="24"/>
          <w:szCs w:val="24"/>
        </w:rPr>
        <w:t xml:space="preserve"> dynamically.</w:t>
      </w:r>
    </w:p>
    <w:p w14:paraId="72FABD71" w14:textId="77777777" w:rsidR="00404F50" w:rsidRDefault="00404F50" w:rsidP="00307C1B">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This will have integration with attendance management. E.g. if any worker log in 10 p. m. on 9</w:t>
      </w:r>
      <w:r w:rsidRPr="00404F50">
        <w:rPr>
          <w:rFonts w:ascii="Times New Roman" w:hAnsi="Times New Roman" w:cs="Times New Roman"/>
          <w:sz w:val="24"/>
          <w:szCs w:val="24"/>
          <w:vertAlign w:val="superscript"/>
        </w:rPr>
        <w:t>th</w:t>
      </w:r>
      <w:r>
        <w:rPr>
          <w:rFonts w:ascii="Times New Roman" w:hAnsi="Times New Roman" w:cs="Times New Roman"/>
          <w:sz w:val="24"/>
          <w:szCs w:val="24"/>
        </w:rPr>
        <w:t xml:space="preserve"> January, 2017 in that case his attendance will be count on log in date.</w:t>
      </w:r>
    </w:p>
    <w:p w14:paraId="18429FAC" w14:textId="77777777" w:rsidR="00404F50" w:rsidRPr="00F92FCC" w:rsidRDefault="00404F50" w:rsidP="00307C1B">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Configure OT hours</w:t>
      </w:r>
    </w:p>
    <w:p w14:paraId="4EF45AA2" w14:textId="77777777" w:rsidR="005A23FA" w:rsidRDefault="002955A7" w:rsidP="005A23FA">
      <w:pPr>
        <w:pStyle w:val="ListParagraph"/>
        <w:numPr>
          <w:ilvl w:val="0"/>
          <w:numId w:val="16"/>
        </w:numPr>
      </w:pPr>
      <w:r w:rsidRPr="00F92FCC">
        <w:rPr>
          <w:rFonts w:ascii="Times New Roman" w:hAnsi="Times New Roman" w:cs="Times New Roman"/>
          <w:sz w:val="24"/>
          <w:szCs w:val="24"/>
        </w:rPr>
        <w:t xml:space="preserve">Shift change </w:t>
      </w:r>
      <w:r w:rsidR="005A23FA" w:rsidRPr="00F92FCC">
        <w:rPr>
          <w:rFonts w:ascii="Times New Roman" w:hAnsi="Times New Roman" w:cs="Times New Roman"/>
          <w:sz w:val="24"/>
          <w:szCs w:val="24"/>
        </w:rPr>
        <w:t xml:space="preserve">is allowed in this sub module. </w:t>
      </w:r>
      <w:r w:rsidR="00F92FCC" w:rsidRPr="00F92FCC">
        <w:rPr>
          <w:rFonts w:ascii="Times New Roman" w:hAnsi="Times New Roman" w:cs="Times New Roman"/>
          <w:sz w:val="24"/>
          <w:szCs w:val="24"/>
        </w:rPr>
        <w:t>The following</w:t>
      </w:r>
      <w:r w:rsidR="005A23FA" w:rsidRPr="00F92FCC">
        <w:rPr>
          <w:rFonts w:ascii="Times New Roman" w:hAnsi="Times New Roman" w:cs="Times New Roman"/>
          <w:sz w:val="24"/>
          <w:szCs w:val="24"/>
        </w:rPr>
        <w:t xml:space="preserve"> is the process </w:t>
      </w:r>
      <w:r w:rsidR="00F92FCC" w:rsidRPr="00F92FCC">
        <w:rPr>
          <w:rFonts w:ascii="Times New Roman" w:hAnsi="Times New Roman" w:cs="Times New Roman"/>
          <w:sz w:val="24"/>
          <w:szCs w:val="24"/>
        </w:rPr>
        <w:t>how shift change will occur in S</w:t>
      </w:r>
      <w:r w:rsidR="005A23FA" w:rsidRPr="00F92FCC">
        <w:rPr>
          <w:rFonts w:ascii="Times New Roman" w:hAnsi="Times New Roman" w:cs="Times New Roman"/>
          <w:sz w:val="24"/>
          <w:szCs w:val="24"/>
        </w:rPr>
        <w:t>amuda</w:t>
      </w:r>
      <w:r w:rsidR="00F92FCC" w:rsidRPr="00F92FCC">
        <w:rPr>
          <w:rFonts w:ascii="Times New Roman" w:hAnsi="Times New Roman" w:cs="Times New Roman"/>
          <w:sz w:val="24"/>
          <w:szCs w:val="24"/>
        </w:rPr>
        <w:t xml:space="preserve"> chemicals</w:t>
      </w:r>
      <w:r w:rsidR="00F92FCC">
        <w:t>.</w:t>
      </w:r>
    </w:p>
    <w:p w14:paraId="0F45C7D4" w14:textId="77777777" w:rsidR="008303FC" w:rsidRDefault="00042851" w:rsidP="00EF1D20">
      <w:pPr>
        <w:ind w:left="720"/>
      </w:pPr>
      <w:r>
        <w:object w:dxaOrig="5694" w:dyaOrig="8483" w14:anchorId="20E13801">
          <v:shape id="_x0000_i1027" type="#_x0000_t75" style="width:411pt;height:265.5pt" o:ole="">
            <v:imagedata r:id="rId23" o:title=""/>
          </v:shape>
          <o:OLEObject Type="Embed" ProgID="Visio.Drawing.11" ShapeID="_x0000_i1027" DrawAspect="Content" ObjectID="_1546077473" r:id="rId24"/>
        </w:object>
      </w:r>
    </w:p>
    <w:p w14:paraId="030FD4BB" w14:textId="77777777" w:rsidR="001C2236" w:rsidRDefault="001C2236" w:rsidP="001C2236">
      <w:pPr>
        <w:ind w:left="720"/>
      </w:pPr>
      <w:r w:rsidRPr="001C2236">
        <w:rPr>
          <w:b/>
        </w:rPr>
        <w:t xml:space="preserve">                                                  Fig:</w:t>
      </w:r>
      <w:r>
        <w:t xml:space="preserve"> Shift Change Request Process</w:t>
      </w:r>
    </w:p>
    <w:p w14:paraId="1160ACB4" w14:textId="77777777" w:rsidR="008303FC" w:rsidRPr="008303FC" w:rsidRDefault="008303FC" w:rsidP="008303FC">
      <w:pPr>
        <w:pStyle w:val="Heading2"/>
        <w:rPr>
          <w:b/>
        </w:rPr>
      </w:pPr>
      <w:bookmarkStart w:id="74" w:name="_Toc471908405"/>
      <w:r w:rsidRPr="008303FC">
        <w:rPr>
          <w:b/>
        </w:rPr>
        <w:lastRenderedPageBreak/>
        <w:t>3.6 Payroll Management</w:t>
      </w:r>
      <w:bookmarkEnd w:id="74"/>
    </w:p>
    <w:p w14:paraId="44CE33A9" w14:textId="77777777" w:rsidR="008303FC" w:rsidRPr="008303FC" w:rsidRDefault="008303FC" w:rsidP="008303FC">
      <w:pPr>
        <w:pStyle w:val="Heading3"/>
        <w:rPr>
          <w:b/>
        </w:rPr>
      </w:pPr>
      <w:bookmarkStart w:id="75" w:name="_Toc471908406"/>
      <w:r w:rsidRPr="008303FC">
        <w:rPr>
          <w:b/>
        </w:rPr>
        <w:t>3.6.1 Module Overview</w:t>
      </w:r>
      <w:bookmarkEnd w:id="75"/>
    </w:p>
    <w:p w14:paraId="35A0A2B4" w14:textId="77777777" w:rsidR="008303FC" w:rsidRPr="00731B53" w:rsidRDefault="008303FC" w:rsidP="008303FC">
      <w:pPr>
        <w:jc w:val="both"/>
        <w:rPr>
          <w:rFonts w:ascii="Times New Roman" w:hAnsi="Times New Roman" w:cs="Times New Roman"/>
          <w:color w:val="auto"/>
          <w:sz w:val="24"/>
          <w:szCs w:val="24"/>
        </w:rPr>
      </w:pPr>
      <w:r w:rsidRPr="00731B53">
        <w:rPr>
          <w:rFonts w:ascii="Times New Roman" w:hAnsi="Times New Roman" w:cs="Times New Roman"/>
          <w:color w:val="auto"/>
          <w:sz w:val="24"/>
          <w:szCs w:val="24"/>
        </w:rPr>
        <w:t>Payroll system is slightly different from HR System. Payroll is a process by which the employee of organization receives their salaries. For this system deals with the functions that involves balancing and integration of payroll data. It also includes depositing &amp; reporting of payroll system information. Payroll system also takes care of wages generation, deductions and employee record keeping processes.</w:t>
      </w:r>
    </w:p>
    <w:p w14:paraId="6E8E91BA" w14:textId="77777777" w:rsidR="008303FC" w:rsidRDefault="008303FC" w:rsidP="008303FC">
      <w:pPr>
        <w:jc w:val="both"/>
        <w:rPr>
          <w:color w:val="auto"/>
        </w:rPr>
      </w:pPr>
      <w:r w:rsidRPr="00731B53">
        <w:rPr>
          <w:rFonts w:ascii="Times New Roman" w:hAnsi="Times New Roman" w:cs="Times New Roman"/>
          <w:color w:val="auto"/>
          <w:sz w:val="24"/>
          <w:szCs w:val="24"/>
        </w:rPr>
        <w:t>HR Payroll system alone &amp; its ERP System software is an assist for HR professionals’ to identify, evaluate &amp; select employees. This system is basically designed &amp; developed in a way to help HR experts after a deep feedback about system’s requirement document. Their requirements &amp; instructions have made it extraordinary from rest of software’s list. It is integrated Sub Modules are below:</w:t>
      </w:r>
    </w:p>
    <w:p w14:paraId="6E799191" w14:textId="77777777" w:rsidR="008303FC" w:rsidRDefault="008303FC" w:rsidP="008303FC">
      <w:pPr>
        <w:jc w:val="center"/>
        <w:rPr>
          <w:color w:val="auto"/>
        </w:rPr>
      </w:pPr>
      <w:r w:rsidRPr="00B363AD">
        <w:rPr>
          <w:noProof/>
        </w:rPr>
        <w:drawing>
          <wp:inline distT="0" distB="0" distL="0" distR="0" wp14:anchorId="7B2E3728" wp14:editId="3706ED99">
            <wp:extent cx="6281420" cy="4324350"/>
            <wp:effectExtent l="0" t="0" r="5080" b="0"/>
            <wp:docPr id="4" name="Picture 4" descr="C:\Users\rahman.mahfuzur\Desktop\HR\h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hman.mahfuzur\Desktop\HR\hr.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87902" cy="4328812"/>
                    </a:xfrm>
                    <a:prstGeom prst="rect">
                      <a:avLst/>
                    </a:prstGeom>
                    <a:noFill/>
                    <a:ln>
                      <a:noFill/>
                    </a:ln>
                  </pic:spPr>
                </pic:pic>
              </a:graphicData>
            </a:graphic>
          </wp:inline>
        </w:drawing>
      </w:r>
    </w:p>
    <w:p w14:paraId="48D25166" w14:textId="77777777" w:rsidR="008303FC" w:rsidRDefault="008303FC" w:rsidP="008303FC">
      <w:pPr>
        <w:ind w:left="720"/>
        <w:rPr>
          <w:color w:val="auto"/>
        </w:rPr>
      </w:pPr>
      <w:r w:rsidRPr="00147107">
        <w:rPr>
          <w:b/>
          <w:color w:val="auto"/>
        </w:rPr>
        <w:t xml:space="preserve">                                                      Fig:</w:t>
      </w:r>
      <w:r>
        <w:rPr>
          <w:color w:val="auto"/>
        </w:rPr>
        <w:t xml:space="preserve"> HR </w:t>
      </w:r>
      <w:r w:rsidR="008F6F92">
        <w:rPr>
          <w:color w:val="auto"/>
        </w:rPr>
        <w:t>Payroll Management</w:t>
      </w:r>
    </w:p>
    <w:p w14:paraId="47899B48" w14:textId="77777777" w:rsidR="008303FC" w:rsidRDefault="008303FC" w:rsidP="008303FC">
      <w:pPr>
        <w:jc w:val="both"/>
        <w:rPr>
          <w:rFonts w:ascii="Times New Roman" w:hAnsi="Times New Roman" w:cs="Times New Roman"/>
          <w:color w:val="auto"/>
          <w:sz w:val="24"/>
          <w:szCs w:val="24"/>
        </w:rPr>
      </w:pPr>
      <w:r w:rsidRPr="00F56861">
        <w:rPr>
          <w:rFonts w:ascii="Times New Roman" w:hAnsi="Times New Roman" w:cs="Times New Roman"/>
          <w:color w:val="auto"/>
          <w:sz w:val="24"/>
          <w:szCs w:val="24"/>
        </w:rPr>
        <w:t xml:space="preserve">The proposed payroll sub module includes a generic payroll engine that handles everything required to compute HR salary slips, the taxes to pay, etc. </w:t>
      </w:r>
      <w:r>
        <w:rPr>
          <w:rFonts w:ascii="Times New Roman" w:hAnsi="Times New Roman" w:cs="Times New Roman"/>
          <w:color w:val="auto"/>
          <w:sz w:val="24"/>
          <w:szCs w:val="24"/>
        </w:rPr>
        <w:t xml:space="preserve">We </w:t>
      </w:r>
      <w:r w:rsidRPr="00F56861">
        <w:rPr>
          <w:rFonts w:ascii="Times New Roman" w:hAnsi="Times New Roman" w:cs="Times New Roman"/>
          <w:color w:val="auto"/>
          <w:sz w:val="24"/>
          <w:szCs w:val="24"/>
        </w:rPr>
        <w:t>can manage company's payroll by using this sub module. Proposed payroll can differ from one pay period to</w:t>
      </w:r>
      <w:r w:rsidR="00EF1D20">
        <w:rPr>
          <w:rFonts w:ascii="Times New Roman" w:hAnsi="Times New Roman" w:cs="Times New Roman"/>
          <w:color w:val="auto"/>
          <w:sz w:val="24"/>
          <w:szCs w:val="24"/>
        </w:rPr>
        <w:t xml:space="preserve"> another due to overtime </w:t>
      </w:r>
      <w:r w:rsidRPr="00F56861">
        <w:rPr>
          <w:rFonts w:ascii="Times New Roman" w:hAnsi="Times New Roman" w:cs="Times New Roman"/>
          <w:color w:val="auto"/>
          <w:sz w:val="24"/>
          <w:szCs w:val="24"/>
        </w:rPr>
        <w:t>and other variables. Each month</w:t>
      </w:r>
      <w:r w:rsidR="00E96714">
        <w:rPr>
          <w:rFonts w:ascii="Times New Roman" w:hAnsi="Times New Roman" w:cs="Times New Roman"/>
          <w:color w:val="auto"/>
          <w:sz w:val="24"/>
          <w:szCs w:val="24"/>
        </w:rPr>
        <w:t>’s</w:t>
      </w:r>
      <w:r w:rsidRPr="00F56861">
        <w:rPr>
          <w:rFonts w:ascii="Times New Roman" w:hAnsi="Times New Roman" w:cs="Times New Roman"/>
          <w:color w:val="auto"/>
          <w:sz w:val="24"/>
          <w:szCs w:val="24"/>
        </w:rPr>
        <w:t xml:space="preserve"> 26 date to next month 25 date becomes payroll period in this organization, which are dynamically configurable.</w:t>
      </w:r>
    </w:p>
    <w:p w14:paraId="05170236" w14:textId="77777777" w:rsidR="008303FC" w:rsidRPr="008303FC" w:rsidRDefault="008303FC" w:rsidP="008303FC">
      <w:pPr>
        <w:pStyle w:val="Heading3"/>
        <w:rPr>
          <w:b/>
        </w:rPr>
      </w:pPr>
      <w:bookmarkStart w:id="76" w:name="_Toc471908407"/>
      <w:r w:rsidRPr="008303FC">
        <w:rPr>
          <w:b/>
        </w:rPr>
        <w:lastRenderedPageBreak/>
        <w:t>3.6.2 To Be System:</w:t>
      </w:r>
      <w:bookmarkEnd w:id="76"/>
    </w:p>
    <w:p w14:paraId="5EBC780E" w14:textId="77777777" w:rsidR="008303FC" w:rsidRPr="001A468E" w:rsidRDefault="008303FC" w:rsidP="008303FC">
      <w:pPr>
        <w:pStyle w:val="ListParagraph"/>
        <w:numPr>
          <w:ilvl w:val="0"/>
          <w:numId w:val="17"/>
        </w:numPr>
        <w:jc w:val="both"/>
        <w:rPr>
          <w:rFonts w:ascii="Times New Roman" w:hAnsi="Times New Roman" w:cs="Times New Roman"/>
          <w:sz w:val="24"/>
          <w:szCs w:val="24"/>
        </w:rPr>
      </w:pPr>
      <w:r w:rsidRPr="001A468E">
        <w:rPr>
          <w:rFonts w:ascii="Times New Roman" w:hAnsi="Times New Roman" w:cs="Times New Roman"/>
          <w:sz w:val="24"/>
          <w:szCs w:val="24"/>
        </w:rPr>
        <w:t xml:space="preserve">Salary rule: are used to compute data like allowances, deductions, net, taxes, contribution registers, etc. </w:t>
      </w:r>
      <w:r>
        <w:rPr>
          <w:rFonts w:ascii="Times New Roman" w:hAnsi="Times New Roman" w:cs="Times New Roman"/>
          <w:sz w:val="24"/>
          <w:szCs w:val="24"/>
        </w:rPr>
        <w:t>We</w:t>
      </w:r>
      <w:r w:rsidRPr="001A468E">
        <w:rPr>
          <w:rFonts w:ascii="Times New Roman" w:hAnsi="Times New Roman" w:cs="Times New Roman"/>
          <w:sz w:val="24"/>
          <w:szCs w:val="24"/>
        </w:rPr>
        <w:t xml:space="preserve"> can define salary rules by using the expression.</w:t>
      </w:r>
    </w:p>
    <w:p w14:paraId="7F5691E4" w14:textId="77777777" w:rsidR="008303FC" w:rsidRPr="001A468E" w:rsidRDefault="008303FC" w:rsidP="008303FC">
      <w:pPr>
        <w:pStyle w:val="ListParagraph"/>
        <w:numPr>
          <w:ilvl w:val="0"/>
          <w:numId w:val="17"/>
        </w:numPr>
        <w:jc w:val="both"/>
        <w:rPr>
          <w:rFonts w:ascii="Times New Roman" w:hAnsi="Times New Roman" w:cs="Times New Roman"/>
          <w:sz w:val="24"/>
          <w:szCs w:val="24"/>
        </w:rPr>
      </w:pPr>
      <w:r w:rsidRPr="001A468E">
        <w:rPr>
          <w:rFonts w:ascii="Times New Roman" w:hAnsi="Times New Roman" w:cs="Times New Roman"/>
          <w:sz w:val="24"/>
          <w:szCs w:val="24"/>
        </w:rPr>
        <w:t>Salary structure: Define a set of rules usually applied to a category of employees. Salary calculation after considering all the allowances, deductions and incentives (if any) etc.</w:t>
      </w:r>
    </w:p>
    <w:p w14:paraId="3727CBBE" w14:textId="77777777" w:rsidR="008303FC" w:rsidRPr="001A468E" w:rsidRDefault="008303FC" w:rsidP="008303FC">
      <w:pPr>
        <w:pStyle w:val="ListParagraph"/>
        <w:numPr>
          <w:ilvl w:val="0"/>
          <w:numId w:val="17"/>
        </w:numPr>
        <w:jc w:val="both"/>
        <w:rPr>
          <w:rFonts w:ascii="Times New Roman" w:hAnsi="Times New Roman" w:cs="Times New Roman"/>
          <w:sz w:val="24"/>
          <w:szCs w:val="24"/>
        </w:rPr>
      </w:pPr>
      <w:r w:rsidRPr="001A468E">
        <w:rPr>
          <w:rFonts w:ascii="Times New Roman" w:hAnsi="Times New Roman" w:cs="Times New Roman"/>
          <w:sz w:val="24"/>
          <w:szCs w:val="24"/>
        </w:rPr>
        <w:t>Contribution registers: A register containing to whom the company or the employee have to pay taxes.</w:t>
      </w:r>
    </w:p>
    <w:p w14:paraId="0CC011DE" w14:textId="77777777" w:rsidR="008303FC" w:rsidRPr="001A468E" w:rsidRDefault="008303FC" w:rsidP="008303FC">
      <w:pPr>
        <w:pStyle w:val="ListParagraph"/>
        <w:numPr>
          <w:ilvl w:val="0"/>
          <w:numId w:val="17"/>
        </w:numPr>
        <w:jc w:val="both"/>
        <w:rPr>
          <w:rFonts w:ascii="Times New Roman" w:hAnsi="Times New Roman" w:cs="Times New Roman"/>
          <w:sz w:val="24"/>
          <w:szCs w:val="24"/>
        </w:rPr>
      </w:pPr>
      <w:r w:rsidRPr="001A468E">
        <w:rPr>
          <w:rFonts w:ascii="Times New Roman" w:hAnsi="Times New Roman" w:cs="Times New Roman"/>
          <w:sz w:val="24"/>
          <w:szCs w:val="24"/>
        </w:rPr>
        <w:t>Employee and contract: It includes everything required to compute the salary slip of an employee.</w:t>
      </w:r>
    </w:p>
    <w:p w14:paraId="3F7A1CF5" w14:textId="77777777" w:rsidR="008303FC" w:rsidRPr="001A468E" w:rsidRDefault="008303FC" w:rsidP="008303FC">
      <w:pPr>
        <w:pStyle w:val="ListParagraph"/>
        <w:numPr>
          <w:ilvl w:val="0"/>
          <w:numId w:val="17"/>
        </w:numPr>
        <w:jc w:val="both"/>
        <w:rPr>
          <w:rFonts w:ascii="Times New Roman" w:hAnsi="Times New Roman" w:cs="Times New Roman"/>
          <w:sz w:val="24"/>
          <w:szCs w:val="24"/>
        </w:rPr>
      </w:pPr>
      <w:r w:rsidRPr="001A468E">
        <w:rPr>
          <w:rFonts w:ascii="Times New Roman" w:hAnsi="Times New Roman" w:cs="Times New Roman"/>
          <w:sz w:val="24"/>
          <w:szCs w:val="24"/>
        </w:rPr>
        <w:t>Salary processing on the basis of leaves taken or number of working days.</w:t>
      </w:r>
    </w:p>
    <w:p w14:paraId="4AB5BC65" w14:textId="77777777" w:rsidR="008303FC" w:rsidRPr="001A468E" w:rsidRDefault="008303FC" w:rsidP="008303FC">
      <w:pPr>
        <w:pStyle w:val="ListParagraph"/>
        <w:numPr>
          <w:ilvl w:val="0"/>
          <w:numId w:val="17"/>
        </w:numPr>
        <w:jc w:val="both"/>
        <w:rPr>
          <w:rFonts w:ascii="Times New Roman" w:hAnsi="Times New Roman" w:cs="Times New Roman"/>
          <w:sz w:val="24"/>
          <w:szCs w:val="24"/>
        </w:rPr>
      </w:pPr>
      <w:r w:rsidRPr="001A468E">
        <w:rPr>
          <w:rFonts w:ascii="Times New Roman" w:hAnsi="Times New Roman" w:cs="Times New Roman"/>
          <w:sz w:val="24"/>
          <w:szCs w:val="24"/>
        </w:rPr>
        <w:t>Generating Reports.</w:t>
      </w:r>
    </w:p>
    <w:p w14:paraId="39093CEB" w14:textId="77777777" w:rsidR="008303FC" w:rsidRPr="00EB1B28" w:rsidRDefault="008303FC" w:rsidP="008303FC">
      <w:pPr>
        <w:pStyle w:val="ListParagraph"/>
        <w:numPr>
          <w:ilvl w:val="0"/>
          <w:numId w:val="17"/>
        </w:numPr>
        <w:jc w:val="both"/>
      </w:pPr>
      <w:r w:rsidRPr="001A468E">
        <w:rPr>
          <w:rFonts w:ascii="Times New Roman" w:hAnsi="Times New Roman" w:cs="Times New Roman"/>
          <w:sz w:val="24"/>
          <w:szCs w:val="24"/>
        </w:rPr>
        <w:t>Integrated with Contracts and Holidays.</w:t>
      </w:r>
    </w:p>
    <w:p w14:paraId="3272CF20" w14:textId="77777777" w:rsidR="00EB1B28" w:rsidRPr="00284D5B" w:rsidRDefault="00EB1B28" w:rsidP="008303FC">
      <w:pPr>
        <w:pStyle w:val="ListParagraph"/>
        <w:numPr>
          <w:ilvl w:val="0"/>
          <w:numId w:val="17"/>
        </w:numPr>
        <w:jc w:val="both"/>
      </w:pPr>
      <w:r>
        <w:rPr>
          <w:rFonts w:ascii="Times New Roman" w:hAnsi="Times New Roman" w:cs="Times New Roman"/>
          <w:sz w:val="24"/>
          <w:szCs w:val="24"/>
        </w:rPr>
        <w:t>Pay slip will be generated by HR executive and approval will be done by HR Manager.</w:t>
      </w:r>
    </w:p>
    <w:p w14:paraId="7980CA99" w14:textId="77777777" w:rsidR="008303FC" w:rsidRPr="008F6F92" w:rsidRDefault="008303FC" w:rsidP="008F6F92">
      <w:pPr>
        <w:pStyle w:val="Bodycopy"/>
        <w:rPr>
          <w:b/>
          <w:u w:val="single"/>
        </w:rPr>
      </w:pPr>
      <w:r w:rsidRPr="008F6F92">
        <w:rPr>
          <w:b/>
          <w:u w:val="single"/>
        </w:rPr>
        <w:t>Salary Rule Categories</w:t>
      </w:r>
    </w:p>
    <w:p w14:paraId="5CE956D3" w14:textId="77777777" w:rsidR="008303FC" w:rsidRDefault="008303FC" w:rsidP="008303FC">
      <w:pPr>
        <w:jc w:val="both"/>
        <w:rPr>
          <w:rFonts w:ascii="Times New Roman" w:hAnsi="Times New Roman" w:cs="Times New Roman"/>
          <w:sz w:val="24"/>
          <w:szCs w:val="24"/>
        </w:rPr>
      </w:pPr>
      <w:r w:rsidRPr="00284D5B">
        <w:rPr>
          <w:rFonts w:ascii="Times New Roman" w:hAnsi="Times New Roman" w:cs="Times New Roman"/>
          <w:sz w:val="24"/>
          <w:szCs w:val="24"/>
        </w:rPr>
        <w:t xml:space="preserve">Salary Rule Categories are your Basic, Allowance, Deduction, Gross, Net, Company Contribution, </w:t>
      </w:r>
      <w:proofErr w:type="spellStart"/>
      <w:r w:rsidRPr="00284D5B">
        <w:rPr>
          <w:rFonts w:ascii="Times New Roman" w:hAnsi="Times New Roman" w:cs="Times New Roman"/>
          <w:sz w:val="24"/>
          <w:szCs w:val="24"/>
        </w:rPr>
        <w:t>etc</w:t>
      </w:r>
      <w:proofErr w:type="spellEnd"/>
      <w:r w:rsidRPr="00284D5B">
        <w:rPr>
          <w:rFonts w:ascii="Times New Roman" w:hAnsi="Times New Roman" w:cs="Times New Roman"/>
          <w:sz w:val="24"/>
          <w:szCs w:val="24"/>
        </w:rPr>
        <w:t xml:space="preserve"> by using which </w:t>
      </w:r>
      <w:r>
        <w:rPr>
          <w:rFonts w:ascii="Times New Roman" w:hAnsi="Times New Roman" w:cs="Times New Roman"/>
          <w:sz w:val="24"/>
          <w:szCs w:val="24"/>
        </w:rPr>
        <w:t>we</w:t>
      </w:r>
      <w:r w:rsidRPr="00284D5B">
        <w:rPr>
          <w:rFonts w:ascii="Times New Roman" w:hAnsi="Times New Roman" w:cs="Times New Roman"/>
          <w:sz w:val="24"/>
          <w:szCs w:val="24"/>
        </w:rPr>
        <w:t xml:space="preserve"> can categorize your Salary Rule. We can define Salary Rule Categories in proposed system.</w:t>
      </w:r>
    </w:p>
    <w:p w14:paraId="7EB4D79B" w14:textId="77777777" w:rsidR="008303FC" w:rsidRPr="003D64FF" w:rsidRDefault="008303FC" w:rsidP="008303FC">
      <w:pPr>
        <w:rPr>
          <w:rFonts w:ascii="Times New Roman" w:hAnsi="Times New Roman" w:cs="Times New Roman"/>
          <w:b/>
          <w:sz w:val="24"/>
          <w:szCs w:val="24"/>
        </w:rPr>
      </w:pPr>
      <w:r w:rsidRPr="003D64FF">
        <w:rPr>
          <w:rFonts w:ascii="Times New Roman" w:hAnsi="Times New Roman" w:cs="Times New Roman"/>
          <w:b/>
          <w:sz w:val="24"/>
          <w:szCs w:val="24"/>
        </w:rPr>
        <w:t>Also can configure the following information:</w:t>
      </w:r>
    </w:p>
    <w:p w14:paraId="7AC05848" w14:textId="77777777" w:rsidR="008303FC" w:rsidRPr="003D64FF" w:rsidRDefault="008303FC" w:rsidP="00841798">
      <w:pPr>
        <w:pStyle w:val="ListParagraph"/>
        <w:numPr>
          <w:ilvl w:val="0"/>
          <w:numId w:val="18"/>
        </w:numPr>
        <w:spacing w:after="160" w:line="259" w:lineRule="auto"/>
        <w:rPr>
          <w:rFonts w:ascii="Times New Roman" w:hAnsi="Times New Roman" w:cs="Times New Roman"/>
          <w:sz w:val="24"/>
          <w:szCs w:val="24"/>
        </w:rPr>
      </w:pPr>
      <w:r w:rsidRPr="003D64FF">
        <w:rPr>
          <w:rFonts w:ascii="Times New Roman" w:hAnsi="Times New Roman" w:cs="Times New Roman"/>
          <w:sz w:val="24"/>
          <w:szCs w:val="24"/>
        </w:rPr>
        <w:t>Name: A name for the Salary Rule Category.</w:t>
      </w:r>
    </w:p>
    <w:p w14:paraId="4007AF7A" w14:textId="77777777" w:rsidR="008303FC" w:rsidRPr="003D64FF" w:rsidRDefault="008303FC" w:rsidP="00841798">
      <w:pPr>
        <w:pStyle w:val="ListParagraph"/>
        <w:numPr>
          <w:ilvl w:val="0"/>
          <w:numId w:val="18"/>
        </w:numPr>
        <w:spacing w:after="160" w:line="259" w:lineRule="auto"/>
        <w:rPr>
          <w:rFonts w:ascii="Times New Roman" w:hAnsi="Times New Roman" w:cs="Times New Roman"/>
          <w:sz w:val="24"/>
          <w:szCs w:val="24"/>
        </w:rPr>
      </w:pPr>
      <w:r w:rsidRPr="003D64FF">
        <w:rPr>
          <w:rFonts w:ascii="Times New Roman" w:hAnsi="Times New Roman" w:cs="Times New Roman"/>
          <w:sz w:val="24"/>
          <w:szCs w:val="24"/>
        </w:rPr>
        <w:t>Code: A code for the Salary Rule Category. It must be unique.</w:t>
      </w:r>
    </w:p>
    <w:p w14:paraId="01E3B5C3" w14:textId="77777777" w:rsidR="008303FC" w:rsidRPr="003D64FF" w:rsidRDefault="008303FC" w:rsidP="00841798">
      <w:pPr>
        <w:pStyle w:val="ListParagraph"/>
        <w:numPr>
          <w:ilvl w:val="0"/>
          <w:numId w:val="18"/>
        </w:numPr>
        <w:spacing w:after="160" w:line="259" w:lineRule="auto"/>
        <w:rPr>
          <w:rFonts w:ascii="Times New Roman" w:hAnsi="Times New Roman" w:cs="Times New Roman"/>
          <w:sz w:val="24"/>
          <w:szCs w:val="24"/>
        </w:rPr>
      </w:pPr>
      <w:r w:rsidRPr="003D64FF">
        <w:rPr>
          <w:rFonts w:ascii="Times New Roman" w:hAnsi="Times New Roman" w:cs="Times New Roman"/>
          <w:sz w:val="24"/>
          <w:szCs w:val="24"/>
        </w:rPr>
        <w:t>Parent: It is used to create hierarchy for reporting purpose.</w:t>
      </w:r>
    </w:p>
    <w:p w14:paraId="17C0B689" w14:textId="77777777" w:rsidR="008303FC" w:rsidRPr="003D64FF" w:rsidRDefault="008303FC" w:rsidP="00841798">
      <w:pPr>
        <w:rPr>
          <w:rFonts w:ascii="Times New Roman" w:hAnsi="Times New Roman" w:cs="Times New Roman"/>
          <w:sz w:val="24"/>
          <w:szCs w:val="24"/>
        </w:rPr>
      </w:pPr>
      <w:r w:rsidRPr="003D64FF">
        <w:rPr>
          <w:rFonts w:ascii="Times New Roman" w:hAnsi="Times New Roman" w:cs="Times New Roman"/>
          <w:sz w:val="24"/>
          <w:szCs w:val="24"/>
        </w:rPr>
        <w:t xml:space="preserve">After entering the Salary Rule Category information </w:t>
      </w:r>
      <w:r w:rsidR="003B08E1">
        <w:rPr>
          <w:rFonts w:ascii="Times New Roman" w:hAnsi="Times New Roman" w:cs="Times New Roman"/>
          <w:sz w:val="24"/>
          <w:szCs w:val="24"/>
        </w:rPr>
        <w:t>will have to be saved in system.</w:t>
      </w:r>
    </w:p>
    <w:p w14:paraId="57275E31" w14:textId="77777777" w:rsidR="008303FC" w:rsidRPr="008F6F92" w:rsidRDefault="008303FC" w:rsidP="008F6F92">
      <w:pPr>
        <w:pStyle w:val="Bodycopy"/>
        <w:rPr>
          <w:b/>
          <w:color w:val="000000" w:themeColor="text1"/>
          <w:szCs w:val="24"/>
          <w:u w:val="single"/>
        </w:rPr>
      </w:pPr>
      <w:r w:rsidRPr="008F6F92">
        <w:rPr>
          <w:b/>
          <w:color w:val="000000" w:themeColor="text1"/>
          <w:u w:val="single"/>
        </w:rPr>
        <w:t>Salary Rules</w:t>
      </w:r>
    </w:p>
    <w:p w14:paraId="1C556607" w14:textId="77777777" w:rsidR="008303FC" w:rsidRDefault="008303FC" w:rsidP="00841798">
      <w:pPr>
        <w:jc w:val="both"/>
        <w:rPr>
          <w:rFonts w:ascii="Times New Roman" w:hAnsi="Times New Roman" w:cs="Times New Roman"/>
          <w:sz w:val="24"/>
          <w:szCs w:val="24"/>
        </w:rPr>
      </w:pPr>
      <w:r w:rsidRPr="001311B0">
        <w:rPr>
          <w:rFonts w:ascii="Times New Roman" w:hAnsi="Times New Roman" w:cs="Times New Roman"/>
          <w:sz w:val="24"/>
          <w:szCs w:val="24"/>
        </w:rPr>
        <w:t>Salary Rules are the various types of Allowances, Deductions, etc. We can define Salary.</w:t>
      </w:r>
    </w:p>
    <w:p w14:paraId="1337E76C" w14:textId="77777777" w:rsidR="008303FC" w:rsidRPr="001311B0" w:rsidRDefault="008303FC" w:rsidP="008303FC">
      <w:pPr>
        <w:rPr>
          <w:rFonts w:ascii="Times New Roman" w:hAnsi="Times New Roman" w:cs="Times New Roman"/>
          <w:b/>
          <w:sz w:val="24"/>
          <w:szCs w:val="24"/>
        </w:rPr>
      </w:pPr>
      <w:r w:rsidRPr="001311B0">
        <w:rPr>
          <w:rFonts w:ascii="Times New Roman" w:hAnsi="Times New Roman" w:cs="Times New Roman"/>
          <w:b/>
          <w:sz w:val="24"/>
          <w:szCs w:val="24"/>
        </w:rPr>
        <w:t>House Rent Allowance defined as Salary Rule</w:t>
      </w:r>
    </w:p>
    <w:p w14:paraId="62B5DBA5" w14:textId="77777777" w:rsidR="008303FC" w:rsidRDefault="008303FC" w:rsidP="008303FC">
      <w:pPr>
        <w:jc w:val="both"/>
        <w:rPr>
          <w:rFonts w:ascii="Times New Roman" w:hAnsi="Times New Roman" w:cs="Times New Roman"/>
          <w:sz w:val="24"/>
          <w:szCs w:val="24"/>
        </w:rPr>
      </w:pPr>
      <w:r>
        <w:rPr>
          <w:rFonts w:ascii="Times New Roman" w:hAnsi="Times New Roman" w:cs="Times New Roman"/>
          <w:sz w:val="24"/>
          <w:szCs w:val="24"/>
        </w:rPr>
        <w:t>In the proposed system, t</w:t>
      </w:r>
      <w:r w:rsidRPr="001311B0">
        <w:rPr>
          <w:rFonts w:ascii="Times New Roman" w:hAnsi="Times New Roman" w:cs="Times New Roman"/>
          <w:sz w:val="24"/>
          <w:szCs w:val="24"/>
        </w:rPr>
        <w:t>here are list of Available Variables which will be used to specify field's value on Salary Rules.</w:t>
      </w:r>
      <w:r>
        <w:rPr>
          <w:rFonts w:ascii="Times New Roman" w:hAnsi="Times New Roman" w:cs="Times New Roman"/>
          <w:sz w:val="24"/>
          <w:szCs w:val="24"/>
        </w:rPr>
        <w:t xml:space="preserve"> </w:t>
      </w:r>
      <w:r w:rsidRPr="00496CFD">
        <w:rPr>
          <w:rFonts w:ascii="Times New Roman" w:hAnsi="Times New Roman" w:cs="Times New Roman"/>
          <w:sz w:val="24"/>
          <w:szCs w:val="24"/>
        </w:rPr>
        <w:t>We can configure the following information:</w:t>
      </w:r>
    </w:p>
    <w:p w14:paraId="75B838BB" w14:textId="77777777" w:rsidR="008303FC" w:rsidRPr="00496CFD" w:rsidRDefault="008303FC" w:rsidP="008303FC">
      <w:pPr>
        <w:pStyle w:val="ListParagraph"/>
        <w:numPr>
          <w:ilvl w:val="0"/>
          <w:numId w:val="19"/>
        </w:numPr>
        <w:jc w:val="both"/>
        <w:rPr>
          <w:rFonts w:ascii="Times New Roman" w:hAnsi="Times New Roman" w:cs="Times New Roman"/>
          <w:sz w:val="24"/>
          <w:szCs w:val="24"/>
        </w:rPr>
      </w:pPr>
      <w:r w:rsidRPr="00496CFD">
        <w:rPr>
          <w:rFonts w:ascii="Times New Roman" w:hAnsi="Times New Roman" w:cs="Times New Roman"/>
          <w:sz w:val="24"/>
          <w:szCs w:val="24"/>
        </w:rPr>
        <w:t>Name: A name for the Salary Rule.</w:t>
      </w:r>
    </w:p>
    <w:p w14:paraId="37655E70" w14:textId="77777777" w:rsidR="008303FC" w:rsidRPr="00496CFD" w:rsidRDefault="008303FC" w:rsidP="008303FC">
      <w:pPr>
        <w:pStyle w:val="ListParagraph"/>
        <w:numPr>
          <w:ilvl w:val="0"/>
          <w:numId w:val="19"/>
        </w:numPr>
        <w:jc w:val="both"/>
        <w:rPr>
          <w:rFonts w:ascii="Times New Roman" w:hAnsi="Times New Roman" w:cs="Times New Roman"/>
          <w:sz w:val="24"/>
          <w:szCs w:val="24"/>
        </w:rPr>
      </w:pPr>
      <w:r w:rsidRPr="00496CFD">
        <w:rPr>
          <w:rFonts w:ascii="Times New Roman" w:hAnsi="Times New Roman" w:cs="Times New Roman"/>
          <w:sz w:val="24"/>
          <w:szCs w:val="24"/>
        </w:rPr>
        <w:t>Code: A code for the salary rule. It must be unique.</w:t>
      </w:r>
    </w:p>
    <w:p w14:paraId="46E4B5F2" w14:textId="77777777" w:rsidR="008303FC" w:rsidRPr="00496CFD" w:rsidRDefault="008303FC" w:rsidP="008303FC">
      <w:pPr>
        <w:pStyle w:val="ListParagraph"/>
        <w:numPr>
          <w:ilvl w:val="0"/>
          <w:numId w:val="19"/>
        </w:numPr>
        <w:jc w:val="both"/>
        <w:rPr>
          <w:rFonts w:ascii="Times New Roman" w:hAnsi="Times New Roman" w:cs="Times New Roman"/>
          <w:sz w:val="24"/>
          <w:szCs w:val="24"/>
        </w:rPr>
      </w:pPr>
      <w:r w:rsidRPr="00496CFD">
        <w:rPr>
          <w:rFonts w:ascii="Times New Roman" w:hAnsi="Times New Roman" w:cs="Times New Roman"/>
          <w:sz w:val="24"/>
          <w:szCs w:val="24"/>
        </w:rPr>
        <w:t>Category: Select a category for a rule.</w:t>
      </w:r>
    </w:p>
    <w:p w14:paraId="4F24D4C9" w14:textId="77777777" w:rsidR="008303FC" w:rsidRDefault="008303FC" w:rsidP="008303FC">
      <w:pPr>
        <w:pStyle w:val="ListParagraph"/>
        <w:numPr>
          <w:ilvl w:val="0"/>
          <w:numId w:val="19"/>
        </w:numPr>
        <w:jc w:val="both"/>
        <w:rPr>
          <w:rFonts w:ascii="Times New Roman" w:hAnsi="Times New Roman" w:cs="Times New Roman"/>
          <w:sz w:val="24"/>
          <w:szCs w:val="24"/>
        </w:rPr>
      </w:pPr>
      <w:r w:rsidRPr="00496CFD">
        <w:rPr>
          <w:rFonts w:ascii="Times New Roman" w:hAnsi="Times New Roman" w:cs="Times New Roman"/>
          <w:sz w:val="24"/>
          <w:szCs w:val="24"/>
        </w:rPr>
        <w:t>Sequence: Provide the sequence</w:t>
      </w:r>
      <w:r>
        <w:rPr>
          <w:rFonts w:ascii="Times New Roman" w:hAnsi="Times New Roman" w:cs="Times New Roman"/>
          <w:sz w:val="24"/>
          <w:szCs w:val="24"/>
        </w:rPr>
        <w:t xml:space="preserve"> </w:t>
      </w:r>
      <w:r w:rsidRPr="00496CFD">
        <w:rPr>
          <w:rFonts w:ascii="Times New Roman" w:hAnsi="Times New Roman" w:cs="Times New Roman"/>
          <w:sz w:val="24"/>
          <w:szCs w:val="24"/>
        </w:rPr>
        <w:t>(integer).</w:t>
      </w:r>
    </w:p>
    <w:p w14:paraId="530414FC" w14:textId="77777777" w:rsidR="008303FC" w:rsidRPr="005A78A5" w:rsidRDefault="008303FC" w:rsidP="008303FC">
      <w:pPr>
        <w:pStyle w:val="ListParagraph"/>
        <w:numPr>
          <w:ilvl w:val="0"/>
          <w:numId w:val="19"/>
        </w:numPr>
        <w:jc w:val="both"/>
        <w:rPr>
          <w:rFonts w:ascii="Times New Roman" w:hAnsi="Times New Roman" w:cs="Times New Roman"/>
          <w:sz w:val="24"/>
          <w:szCs w:val="24"/>
        </w:rPr>
      </w:pPr>
      <w:r w:rsidRPr="005A78A5">
        <w:rPr>
          <w:rFonts w:ascii="Times New Roman" w:hAnsi="Times New Roman" w:cs="Times New Roman"/>
          <w:sz w:val="24"/>
          <w:szCs w:val="24"/>
        </w:rPr>
        <w:t>Active: If False, it will allow you to hide the salary rule without removing it.</w:t>
      </w:r>
    </w:p>
    <w:p w14:paraId="5EA5EBF3" w14:textId="77777777" w:rsidR="008303FC" w:rsidRPr="005A78A5" w:rsidRDefault="008303FC" w:rsidP="008303FC">
      <w:pPr>
        <w:pStyle w:val="ListParagraph"/>
        <w:numPr>
          <w:ilvl w:val="0"/>
          <w:numId w:val="19"/>
        </w:numPr>
        <w:jc w:val="both"/>
        <w:rPr>
          <w:rFonts w:ascii="Times New Roman" w:hAnsi="Times New Roman" w:cs="Times New Roman"/>
          <w:sz w:val="24"/>
          <w:szCs w:val="24"/>
        </w:rPr>
      </w:pPr>
      <w:r w:rsidRPr="005A78A5">
        <w:rPr>
          <w:rFonts w:ascii="Times New Roman" w:hAnsi="Times New Roman" w:cs="Times New Roman"/>
          <w:sz w:val="24"/>
          <w:szCs w:val="24"/>
        </w:rPr>
        <w:t xml:space="preserve">Appears on </w:t>
      </w:r>
      <w:r w:rsidR="00C6080F" w:rsidRPr="005A78A5">
        <w:rPr>
          <w:rFonts w:ascii="Times New Roman" w:hAnsi="Times New Roman" w:cs="Times New Roman"/>
          <w:sz w:val="24"/>
          <w:szCs w:val="24"/>
        </w:rPr>
        <w:t>pay slip</w:t>
      </w:r>
      <w:r w:rsidRPr="005A78A5">
        <w:rPr>
          <w:rFonts w:ascii="Times New Roman" w:hAnsi="Times New Roman" w:cs="Times New Roman"/>
          <w:sz w:val="24"/>
          <w:szCs w:val="24"/>
        </w:rPr>
        <w:t xml:space="preserve">: If False, it won't appear on the </w:t>
      </w:r>
      <w:r w:rsidR="00C6080F" w:rsidRPr="005A78A5">
        <w:rPr>
          <w:rFonts w:ascii="Times New Roman" w:hAnsi="Times New Roman" w:cs="Times New Roman"/>
          <w:sz w:val="24"/>
          <w:szCs w:val="24"/>
        </w:rPr>
        <w:t>pay slip</w:t>
      </w:r>
      <w:r w:rsidRPr="005A78A5">
        <w:rPr>
          <w:rFonts w:ascii="Times New Roman" w:hAnsi="Times New Roman" w:cs="Times New Roman"/>
          <w:sz w:val="24"/>
          <w:szCs w:val="24"/>
        </w:rPr>
        <w:t xml:space="preserve"> but will be considered in the calculation.</w:t>
      </w:r>
    </w:p>
    <w:p w14:paraId="1E59B267" w14:textId="77777777" w:rsidR="008303FC" w:rsidRPr="005A78A5" w:rsidRDefault="008303FC" w:rsidP="008303FC">
      <w:pPr>
        <w:pStyle w:val="ListParagraph"/>
        <w:numPr>
          <w:ilvl w:val="0"/>
          <w:numId w:val="19"/>
        </w:numPr>
        <w:jc w:val="both"/>
        <w:rPr>
          <w:rFonts w:ascii="Times New Roman" w:hAnsi="Times New Roman" w:cs="Times New Roman"/>
          <w:sz w:val="24"/>
          <w:szCs w:val="24"/>
        </w:rPr>
      </w:pPr>
      <w:r w:rsidRPr="005A78A5">
        <w:rPr>
          <w:rFonts w:ascii="Times New Roman" w:hAnsi="Times New Roman" w:cs="Times New Roman"/>
          <w:sz w:val="24"/>
          <w:szCs w:val="24"/>
        </w:rPr>
        <w:t xml:space="preserve">Condition </w:t>
      </w:r>
      <w:r w:rsidR="007A75C8" w:rsidRPr="005A78A5">
        <w:rPr>
          <w:rFonts w:ascii="Times New Roman" w:hAnsi="Times New Roman" w:cs="Times New Roman"/>
          <w:sz w:val="24"/>
          <w:szCs w:val="24"/>
        </w:rPr>
        <w:t>based</w:t>
      </w:r>
      <w:r w:rsidRPr="005A78A5">
        <w:rPr>
          <w:rFonts w:ascii="Times New Roman" w:hAnsi="Times New Roman" w:cs="Times New Roman"/>
          <w:sz w:val="24"/>
          <w:szCs w:val="24"/>
        </w:rPr>
        <w:t xml:space="preserve"> on: Consider a rule on the basis of some condition.</w:t>
      </w:r>
    </w:p>
    <w:p w14:paraId="721DED2F" w14:textId="77777777" w:rsidR="008303FC" w:rsidRPr="005A78A5" w:rsidRDefault="008303FC" w:rsidP="008303FC">
      <w:pPr>
        <w:pStyle w:val="ListParagraph"/>
        <w:numPr>
          <w:ilvl w:val="0"/>
          <w:numId w:val="19"/>
        </w:numPr>
        <w:jc w:val="both"/>
        <w:rPr>
          <w:rFonts w:ascii="Times New Roman" w:hAnsi="Times New Roman" w:cs="Times New Roman"/>
          <w:sz w:val="24"/>
          <w:szCs w:val="24"/>
        </w:rPr>
      </w:pPr>
      <w:r w:rsidRPr="005A78A5">
        <w:rPr>
          <w:rFonts w:ascii="Times New Roman" w:hAnsi="Times New Roman" w:cs="Times New Roman"/>
          <w:sz w:val="24"/>
          <w:szCs w:val="24"/>
        </w:rPr>
        <w:t xml:space="preserve">Contribution Register: Eventual third party involved in the salary payment of the </w:t>
      </w:r>
      <w:r w:rsidR="009E3C55">
        <w:rPr>
          <w:rFonts w:ascii="Times New Roman" w:hAnsi="Times New Roman" w:cs="Times New Roman"/>
          <w:sz w:val="24"/>
          <w:szCs w:val="24"/>
        </w:rPr>
        <w:t>employees’ u</w:t>
      </w:r>
      <w:r w:rsidR="009E3C55" w:rsidRPr="005A78A5">
        <w:rPr>
          <w:rFonts w:ascii="Times New Roman" w:hAnsi="Times New Roman" w:cs="Times New Roman"/>
          <w:sz w:val="24"/>
          <w:szCs w:val="24"/>
        </w:rPr>
        <w:t>sed</w:t>
      </w:r>
      <w:r w:rsidRPr="005A78A5">
        <w:rPr>
          <w:rFonts w:ascii="Times New Roman" w:hAnsi="Times New Roman" w:cs="Times New Roman"/>
          <w:sz w:val="24"/>
          <w:szCs w:val="24"/>
        </w:rPr>
        <w:t xml:space="preserve"> in report.</w:t>
      </w:r>
    </w:p>
    <w:p w14:paraId="01212721" w14:textId="77777777" w:rsidR="008303FC" w:rsidRPr="005A78A5" w:rsidRDefault="008303FC" w:rsidP="008303FC">
      <w:pPr>
        <w:pStyle w:val="ListParagraph"/>
        <w:numPr>
          <w:ilvl w:val="0"/>
          <w:numId w:val="19"/>
        </w:numPr>
        <w:jc w:val="both"/>
        <w:rPr>
          <w:rFonts w:ascii="Times New Roman" w:hAnsi="Times New Roman" w:cs="Times New Roman"/>
          <w:sz w:val="24"/>
          <w:szCs w:val="24"/>
        </w:rPr>
      </w:pPr>
      <w:r w:rsidRPr="005A78A5">
        <w:rPr>
          <w:rFonts w:ascii="Times New Roman" w:hAnsi="Times New Roman" w:cs="Times New Roman"/>
          <w:sz w:val="24"/>
          <w:szCs w:val="24"/>
        </w:rPr>
        <w:lastRenderedPageBreak/>
        <w:t>Amount Type: The computation type for the rule amount. There are three types available to compute the amount.</w:t>
      </w:r>
      <w:r>
        <w:rPr>
          <w:rFonts w:ascii="Times New Roman" w:hAnsi="Times New Roman" w:cs="Times New Roman"/>
          <w:sz w:val="24"/>
          <w:szCs w:val="24"/>
        </w:rPr>
        <w:t xml:space="preserve"> </w:t>
      </w:r>
      <w:r w:rsidR="007A75C8" w:rsidRPr="005A78A5">
        <w:rPr>
          <w:rFonts w:ascii="Times New Roman" w:hAnsi="Times New Roman" w:cs="Times New Roman"/>
          <w:sz w:val="24"/>
          <w:szCs w:val="24"/>
        </w:rPr>
        <w:t>I.e</w:t>
      </w:r>
      <w:r w:rsidR="00EB1B28" w:rsidRPr="005A78A5">
        <w:rPr>
          <w:rFonts w:ascii="Times New Roman" w:hAnsi="Times New Roman" w:cs="Times New Roman"/>
          <w:sz w:val="24"/>
          <w:szCs w:val="24"/>
        </w:rPr>
        <w:t>.</w:t>
      </w:r>
      <w:r w:rsidRPr="005A78A5">
        <w:rPr>
          <w:rFonts w:ascii="Times New Roman" w:hAnsi="Times New Roman" w:cs="Times New Roman"/>
          <w:sz w:val="24"/>
          <w:szCs w:val="24"/>
        </w:rPr>
        <w:t xml:space="preserve"> Fixed </w:t>
      </w:r>
      <w:r w:rsidR="00EB1B28" w:rsidRPr="005A78A5">
        <w:rPr>
          <w:rFonts w:ascii="Times New Roman" w:hAnsi="Times New Roman" w:cs="Times New Roman"/>
          <w:sz w:val="24"/>
          <w:szCs w:val="24"/>
        </w:rPr>
        <w:t>Amount</w:t>
      </w:r>
      <w:r w:rsidRPr="005A78A5">
        <w:rPr>
          <w:rFonts w:ascii="Times New Roman" w:hAnsi="Times New Roman" w:cs="Times New Roman"/>
          <w:sz w:val="24"/>
          <w:szCs w:val="24"/>
        </w:rPr>
        <w:t xml:space="preserve">, Percentage, </w:t>
      </w:r>
      <w:proofErr w:type="gramStart"/>
      <w:r w:rsidRPr="005A78A5">
        <w:rPr>
          <w:rFonts w:ascii="Times New Roman" w:hAnsi="Times New Roman" w:cs="Times New Roman"/>
          <w:sz w:val="24"/>
          <w:szCs w:val="24"/>
        </w:rPr>
        <w:t>Python</w:t>
      </w:r>
      <w:proofErr w:type="gramEnd"/>
      <w:r w:rsidRPr="005A78A5">
        <w:rPr>
          <w:rFonts w:ascii="Times New Roman" w:hAnsi="Times New Roman" w:cs="Times New Roman"/>
          <w:sz w:val="24"/>
          <w:szCs w:val="24"/>
        </w:rPr>
        <w:t xml:space="preserve"> Code.</w:t>
      </w:r>
    </w:p>
    <w:p w14:paraId="6FE6C49F" w14:textId="77777777" w:rsidR="008303FC" w:rsidRPr="005A78A5" w:rsidRDefault="008303FC" w:rsidP="008303FC">
      <w:pPr>
        <w:pStyle w:val="ListParagraph"/>
        <w:numPr>
          <w:ilvl w:val="0"/>
          <w:numId w:val="19"/>
        </w:numPr>
        <w:jc w:val="both"/>
        <w:rPr>
          <w:rFonts w:ascii="Times New Roman" w:hAnsi="Times New Roman" w:cs="Times New Roman"/>
          <w:sz w:val="24"/>
          <w:szCs w:val="24"/>
        </w:rPr>
      </w:pPr>
      <w:r w:rsidRPr="005A78A5">
        <w:rPr>
          <w:rFonts w:ascii="Times New Roman" w:hAnsi="Times New Roman" w:cs="Times New Roman"/>
          <w:sz w:val="24"/>
          <w:szCs w:val="24"/>
        </w:rPr>
        <w:t xml:space="preserve">Child </w:t>
      </w:r>
      <w:r w:rsidR="00F724E7" w:rsidRPr="005A78A5">
        <w:rPr>
          <w:rFonts w:ascii="Times New Roman" w:hAnsi="Times New Roman" w:cs="Times New Roman"/>
          <w:sz w:val="24"/>
          <w:szCs w:val="24"/>
        </w:rPr>
        <w:t>Rules:</w:t>
      </w:r>
      <w:r w:rsidRPr="005A78A5">
        <w:rPr>
          <w:rFonts w:ascii="Times New Roman" w:hAnsi="Times New Roman" w:cs="Times New Roman"/>
          <w:sz w:val="24"/>
          <w:szCs w:val="24"/>
        </w:rPr>
        <w:t xml:space="preserve"> It is used to assign child rules.</w:t>
      </w:r>
    </w:p>
    <w:p w14:paraId="03120B57" w14:textId="77777777" w:rsidR="008303FC" w:rsidRDefault="00F724E7" w:rsidP="008303FC">
      <w:pPr>
        <w:pStyle w:val="ListParagraph"/>
        <w:numPr>
          <w:ilvl w:val="0"/>
          <w:numId w:val="19"/>
        </w:numPr>
        <w:jc w:val="both"/>
        <w:rPr>
          <w:rFonts w:ascii="Times New Roman" w:hAnsi="Times New Roman" w:cs="Times New Roman"/>
          <w:sz w:val="24"/>
          <w:szCs w:val="24"/>
        </w:rPr>
      </w:pPr>
      <w:r w:rsidRPr="005A78A5">
        <w:rPr>
          <w:rFonts w:ascii="Times New Roman" w:hAnsi="Times New Roman" w:cs="Times New Roman"/>
          <w:sz w:val="24"/>
          <w:szCs w:val="24"/>
        </w:rPr>
        <w:t>Description:</w:t>
      </w:r>
      <w:r w:rsidR="008303FC" w:rsidRPr="005A78A5">
        <w:rPr>
          <w:rFonts w:ascii="Times New Roman" w:hAnsi="Times New Roman" w:cs="Times New Roman"/>
          <w:sz w:val="24"/>
          <w:szCs w:val="24"/>
        </w:rPr>
        <w:t xml:space="preserve"> Description regarding the rule.</w:t>
      </w:r>
    </w:p>
    <w:p w14:paraId="6649C61F" w14:textId="77777777" w:rsidR="008303FC" w:rsidRDefault="008303FC" w:rsidP="008303FC">
      <w:pPr>
        <w:pStyle w:val="ListParagraph"/>
        <w:numPr>
          <w:ilvl w:val="0"/>
          <w:numId w:val="19"/>
        </w:numPr>
        <w:jc w:val="both"/>
        <w:rPr>
          <w:rFonts w:ascii="Times New Roman" w:hAnsi="Times New Roman" w:cs="Times New Roman"/>
          <w:sz w:val="24"/>
          <w:szCs w:val="24"/>
        </w:rPr>
      </w:pPr>
      <w:r>
        <w:rPr>
          <w:rFonts w:ascii="Times New Roman" w:hAnsi="Times New Roman" w:cs="Times New Roman"/>
          <w:sz w:val="24"/>
          <w:szCs w:val="24"/>
        </w:rPr>
        <w:t>Etc.</w:t>
      </w:r>
    </w:p>
    <w:p w14:paraId="374271F9" w14:textId="77777777" w:rsidR="008303FC" w:rsidRPr="008F6F92" w:rsidRDefault="008303FC" w:rsidP="008F6F92">
      <w:pPr>
        <w:pStyle w:val="Bodycopy"/>
        <w:rPr>
          <w:b/>
          <w:u w:val="single"/>
        </w:rPr>
      </w:pPr>
      <w:r w:rsidRPr="008F6F92">
        <w:rPr>
          <w:b/>
          <w:u w:val="single"/>
        </w:rPr>
        <w:t>Salary Structure</w:t>
      </w:r>
    </w:p>
    <w:p w14:paraId="0B1B3EB8" w14:textId="77777777" w:rsidR="008303FC" w:rsidRPr="002472F4" w:rsidRDefault="008303FC" w:rsidP="00841798">
      <w:pPr>
        <w:jc w:val="both"/>
        <w:rPr>
          <w:rFonts w:ascii="Times New Roman" w:hAnsi="Times New Roman" w:cs="Times New Roman"/>
          <w:sz w:val="24"/>
          <w:szCs w:val="24"/>
        </w:rPr>
      </w:pPr>
      <w:r w:rsidRPr="002472F4">
        <w:rPr>
          <w:rFonts w:ascii="Times New Roman" w:hAnsi="Times New Roman" w:cs="Times New Roman"/>
          <w:sz w:val="24"/>
          <w:szCs w:val="24"/>
        </w:rPr>
        <w:t>We can configure the following information:</w:t>
      </w:r>
    </w:p>
    <w:p w14:paraId="2F41C37B" w14:textId="77777777" w:rsidR="008303FC" w:rsidRPr="002472F4" w:rsidRDefault="008303FC" w:rsidP="00841798">
      <w:pPr>
        <w:pStyle w:val="ListParagraph"/>
        <w:numPr>
          <w:ilvl w:val="0"/>
          <w:numId w:val="20"/>
        </w:numPr>
        <w:jc w:val="both"/>
        <w:rPr>
          <w:rFonts w:ascii="Times New Roman" w:hAnsi="Times New Roman" w:cs="Times New Roman"/>
          <w:sz w:val="24"/>
          <w:szCs w:val="24"/>
        </w:rPr>
      </w:pPr>
      <w:r w:rsidRPr="002472F4">
        <w:rPr>
          <w:rFonts w:ascii="Times New Roman" w:hAnsi="Times New Roman" w:cs="Times New Roman"/>
          <w:sz w:val="24"/>
          <w:szCs w:val="24"/>
        </w:rPr>
        <w:t>Name: A name for a salary structure.</w:t>
      </w:r>
    </w:p>
    <w:p w14:paraId="08F506BA" w14:textId="77777777" w:rsidR="008303FC" w:rsidRPr="002472F4" w:rsidRDefault="008303FC" w:rsidP="00841798">
      <w:pPr>
        <w:pStyle w:val="ListParagraph"/>
        <w:numPr>
          <w:ilvl w:val="0"/>
          <w:numId w:val="20"/>
        </w:numPr>
        <w:jc w:val="both"/>
        <w:rPr>
          <w:rFonts w:ascii="Times New Roman" w:hAnsi="Times New Roman" w:cs="Times New Roman"/>
          <w:sz w:val="24"/>
          <w:szCs w:val="24"/>
        </w:rPr>
      </w:pPr>
      <w:r w:rsidRPr="002472F4">
        <w:rPr>
          <w:rFonts w:ascii="Times New Roman" w:hAnsi="Times New Roman" w:cs="Times New Roman"/>
          <w:sz w:val="24"/>
          <w:szCs w:val="24"/>
        </w:rPr>
        <w:t>Reference: A code for a salary structure. It must be unique.</w:t>
      </w:r>
    </w:p>
    <w:p w14:paraId="3B0FB429" w14:textId="77777777" w:rsidR="008303FC" w:rsidRPr="002472F4" w:rsidRDefault="008303FC" w:rsidP="00841798">
      <w:pPr>
        <w:pStyle w:val="ListParagraph"/>
        <w:numPr>
          <w:ilvl w:val="0"/>
          <w:numId w:val="20"/>
        </w:numPr>
        <w:jc w:val="both"/>
        <w:rPr>
          <w:rFonts w:ascii="Times New Roman" w:hAnsi="Times New Roman" w:cs="Times New Roman"/>
          <w:sz w:val="24"/>
          <w:szCs w:val="24"/>
        </w:rPr>
      </w:pPr>
      <w:r w:rsidRPr="002472F4">
        <w:rPr>
          <w:rFonts w:ascii="Times New Roman" w:hAnsi="Times New Roman" w:cs="Times New Roman"/>
          <w:sz w:val="24"/>
          <w:szCs w:val="24"/>
        </w:rPr>
        <w:t>Parent: Select a structure whose rules you want to inherit.</w:t>
      </w:r>
    </w:p>
    <w:p w14:paraId="647F5146" w14:textId="77777777" w:rsidR="008303FC" w:rsidRPr="002472F4" w:rsidRDefault="008303FC" w:rsidP="00841798">
      <w:pPr>
        <w:pStyle w:val="ListParagraph"/>
        <w:numPr>
          <w:ilvl w:val="0"/>
          <w:numId w:val="20"/>
        </w:numPr>
        <w:jc w:val="both"/>
        <w:rPr>
          <w:rFonts w:ascii="Times New Roman" w:hAnsi="Times New Roman" w:cs="Times New Roman"/>
          <w:sz w:val="24"/>
          <w:szCs w:val="24"/>
        </w:rPr>
      </w:pPr>
      <w:r w:rsidRPr="002472F4">
        <w:rPr>
          <w:rFonts w:ascii="Times New Roman" w:hAnsi="Times New Roman" w:cs="Times New Roman"/>
          <w:sz w:val="24"/>
          <w:szCs w:val="24"/>
        </w:rPr>
        <w:t>Salary Rules: Add the salary rules which you want to provide under your structure.</w:t>
      </w:r>
    </w:p>
    <w:p w14:paraId="035DD61B" w14:textId="77777777" w:rsidR="008303FC" w:rsidRPr="004166BD" w:rsidRDefault="008303FC" w:rsidP="00841798">
      <w:pPr>
        <w:jc w:val="both"/>
        <w:rPr>
          <w:rFonts w:ascii="Times New Roman" w:hAnsi="Times New Roman" w:cs="Times New Roman"/>
          <w:sz w:val="24"/>
          <w:szCs w:val="24"/>
        </w:rPr>
      </w:pPr>
      <w:r w:rsidRPr="004166BD">
        <w:rPr>
          <w:rFonts w:ascii="Times New Roman" w:hAnsi="Times New Roman" w:cs="Times New Roman"/>
          <w:sz w:val="24"/>
          <w:szCs w:val="24"/>
        </w:rPr>
        <w:t xml:space="preserve">After entering the salary structure information </w:t>
      </w:r>
      <w:r>
        <w:rPr>
          <w:rFonts w:ascii="Times New Roman" w:hAnsi="Times New Roman" w:cs="Times New Roman"/>
          <w:sz w:val="24"/>
          <w:szCs w:val="24"/>
        </w:rPr>
        <w:t>will store</w:t>
      </w:r>
      <w:r w:rsidRPr="004166BD">
        <w:rPr>
          <w:rFonts w:ascii="Times New Roman" w:hAnsi="Times New Roman" w:cs="Times New Roman"/>
          <w:sz w:val="24"/>
          <w:szCs w:val="24"/>
        </w:rPr>
        <w:t>.</w:t>
      </w:r>
    </w:p>
    <w:p w14:paraId="41EB7DF5" w14:textId="77777777" w:rsidR="008303FC" w:rsidRPr="008F6F92" w:rsidRDefault="008303FC" w:rsidP="008F6F92">
      <w:pPr>
        <w:pStyle w:val="Bodycopy"/>
        <w:rPr>
          <w:b/>
          <w:u w:val="single"/>
        </w:rPr>
      </w:pPr>
      <w:r w:rsidRPr="008F6F92">
        <w:rPr>
          <w:b/>
          <w:u w:val="single"/>
        </w:rPr>
        <w:t>Contracts</w:t>
      </w:r>
    </w:p>
    <w:p w14:paraId="024C0A08" w14:textId="77777777" w:rsidR="008303FC" w:rsidRPr="004166BD" w:rsidRDefault="008303FC" w:rsidP="00841798">
      <w:pPr>
        <w:jc w:val="both"/>
        <w:rPr>
          <w:rFonts w:ascii="Times New Roman" w:hAnsi="Times New Roman" w:cs="Times New Roman"/>
          <w:sz w:val="24"/>
          <w:szCs w:val="24"/>
        </w:rPr>
      </w:pPr>
      <w:r w:rsidRPr="004166BD">
        <w:rPr>
          <w:rFonts w:ascii="Times New Roman" w:hAnsi="Times New Roman" w:cs="Times New Roman"/>
          <w:sz w:val="24"/>
          <w:szCs w:val="24"/>
        </w:rPr>
        <w:t xml:space="preserve">We need to define a contract for an employee which will be used during the </w:t>
      </w:r>
      <w:r w:rsidR="00EB1B28" w:rsidRPr="004166BD">
        <w:rPr>
          <w:rFonts w:ascii="Times New Roman" w:hAnsi="Times New Roman" w:cs="Times New Roman"/>
          <w:sz w:val="24"/>
          <w:szCs w:val="24"/>
        </w:rPr>
        <w:t>pay slip</w:t>
      </w:r>
      <w:r w:rsidRPr="004166BD">
        <w:rPr>
          <w:rFonts w:ascii="Times New Roman" w:hAnsi="Times New Roman" w:cs="Times New Roman"/>
          <w:sz w:val="24"/>
          <w:szCs w:val="24"/>
        </w:rPr>
        <w:t xml:space="preserve"> generation.</w:t>
      </w:r>
    </w:p>
    <w:p w14:paraId="3A298935" w14:textId="77777777" w:rsidR="008303FC" w:rsidRPr="004166BD" w:rsidRDefault="008303FC" w:rsidP="00841798">
      <w:pPr>
        <w:jc w:val="both"/>
        <w:rPr>
          <w:rFonts w:ascii="Times New Roman" w:hAnsi="Times New Roman" w:cs="Times New Roman"/>
          <w:sz w:val="24"/>
          <w:szCs w:val="24"/>
        </w:rPr>
      </w:pPr>
      <w:r w:rsidRPr="004166BD">
        <w:rPr>
          <w:rFonts w:ascii="Times New Roman" w:hAnsi="Times New Roman" w:cs="Times New Roman"/>
          <w:sz w:val="24"/>
          <w:szCs w:val="24"/>
        </w:rPr>
        <w:t>Installation of payroll module adds the following fields on contract:</w:t>
      </w:r>
    </w:p>
    <w:p w14:paraId="668187DA" w14:textId="77777777" w:rsidR="008303FC" w:rsidRPr="004166BD" w:rsidRDefault="008303FC" w:rsidP="00841798">
      <w:pPr>
        <w:pStyle w:val="ListParagraph"/>
        <w:numPr>
          <w:ilvl w:val="0"/>
          <w:numId w:val="21"/>
        </w:numPr>
        <w:jc w:val="both"/>
        <w:rPr>
          <w:rFonts w:ascii="Times New Roman" w:hAnsi="Times New Roman" w:cs="Times New Roman"/>
          <w:sz w:val="24"/>
          <w:szCs w:val="24"/>
        </w:rPr>
      </w:pPr>
      <w:r w:rsidRPr="004166BD">
        <w:rPr>
          <w:rFonts w:ascii="Times New Roman" w:hAnsi="Times New Roman" w:cs="Times New Roman"/>
          <w:sz w:val="24"/>
          <w:szCs w:val="24"/>
        </w:rPr>
        <w:t xml:space="preserve">Salary Structure: Salary structure for </w:t>
      </w:r>
      <w:r w:rsidR="00EB1B28" w:rsidRPr="004166BD">
        <w:rPr>
          <w:rFonts w:ascii="Times New Roman" w:hAnsi="Times New Roman" w:cs="Times New Roman"/>
          <w:sz w:val="24"/>
          <w:szCs w:val="24"/>
        </w:rPr>
        <w:t>pay slip</w:t>
      </w:r>
      <w:r w:rsidRPr="004166BD">
        <w:rPr>
          <w:rFonts w:ascii="Times New Roman" w:hAnsi="Times New Roman" w:cs="Times New Roman"/>
          <w:sz w:val="24"/>
          <w:szCs w:val="24"/>
        </w:rPr>
        <w:t>.</w:t>
      </w:r>
    </w:p>
    <w:p w14:paraId="12459F9F" w14:textId="77777777" w:rsidR="008303FC" w:rsidRPr="004166BD" w:rsidRDefault="008303FC" w:rsidP="00841798">
      <w:pPr>
        <w:pStyle w:val="ListParagraph"/>
        <w:numPr>
          <w:ilvl w:val="0"/>
          <w:numId w:val="21"/>
        </w:numPr>
        <w:jc w:val="both"/>
        <w:rPr>
          <w:rFonts w:ascii="Times New Roman" w:hAnsi="Times New Roman" w:cs="Times New Roman"/>
          <w:sz w:val="24"/>
          <w:szCs w:val="24"/>
        </w:rPr>
      </w:pPr>
      <w:r w:rsidRPr="004166BD">
        <w:rPr>
          <w:rFonts w:ascii="Times New Roman" w:hAnsi="Times New Roman" w:cs="Times New Roman"/>
          <w:sz w:val="24"/>
          <w:szCs w:val="24"/>
        </w:rPr>
        <w:t xml:space="preserve">Scheduled Pay: When a salary/wages are scheduled to be paid. </w:t>
      </w:r>
      <w:r w:rsidR="00841798">
        <w:rPr>
          <w:rFonts w:ascii="Times New Roman" w:hAnsi="Times New Roman" w:cs="Times New Roman"/>
          <w:sz w:val="24"/>
          <w:szCs w:val="24"/>
        </w:rPr>
        <w:t>E.g</w:t>
      </w:r>
      <w:r w:rsidR="00EB1B28">
        <w:rPr>
          <w:rFonts w:ascii="Times New Roman" w:hAnsi="Times New Roman" w:cs="Times New Roman"/>
          <w:sz w:val="24"/>
          <w:szCs w:val="24"/>
        </w:rPr>
        <w:t>. monthly, weekly, quarterly</w:t>
      </w:r>
      <w:r w:rsidRPr="004166BD">
        <w:rPr>
          <w:rFonts w:ascii="Times New Roman" w:hAnsi="Times New Roman" w:cs="Times New Roman"/>
          <w:sz w:val="24"/>
          <w:szCs w:val="24"/>
        </w:rPr>
        <w:t xml:space="preserve"> </w:t>
      </w:r>
      <w:r w:rsidR="00EB1B28" w:rsidRPr="004166BD">
        <w:rPr>
          <w:rFonts w:ascii="Times New Roman" w:hAnsi="Times New Roman" w:cs="Times New Roman"/>
          <w:sz w:val="24"/>
          <w:szCs w:val="24"/>
        </w:rPr>
        <w:t>etc.</w:t>
      </w:r>
    </w:p>
    <w:p w14:paraId="1409600B" w14:textId="77777777" w:rsidR="008303FC" w:rsidRPr="004166BD" w:rsidRDefault="008303FC" w:rsidP="008303FC">
      <w:pPr>
        <w:rPr>
          <w:rFonts w:ascii="Times New Roman" w:hAnsi="Times New Roman" w:cs="Times New Roman"/>
          <w:b/>
          <w:sz w:val="24"/>
          <w:szCs w:val="24"/>
        </w:rPr>
      </w:pPr>
      <w:r w:rsidRPr="004166BD">
        <w:rPr>
          <w:rFonts w:ascii="Times New Roman" w:hAnsi="Times New Roman" w:cs="Times New Roman"/>
          <w:b/>
          <w:sz w:val="24"/>
          <w:szCs w:val="24"/>
        </w:rPr>
        <w:t xml:space="preserve">Employee </w:t>
      </w:r>
      <w:r w:rsidR="00EB1B28">
        <w:rPr>
          <w:rFonts w:ascii="Times New Roman" w:hAnsi="Times New Roman" w:cs="Times New Roman"/>
          <w:b/>
          <w:sz w:val="24"/>
          <w:szCs w:val="24"/>
        </w:rPr>
        <w:t>P</w:t>
      </w:r>
      <w:r w:rsidR="00EB1B28" w:rsidRPr="004166BD">
        <w:rPr>
          <w:rFonts w:ascii="Times New Roman" w:hAnsi="Times New Roman" w:cs="Times New Roman"/>
          <w:b/>
          <w:sz w:val="24"/>
          <w:szCs w:val="24"/>
        </w:rPr>
        <w:t>ay slip</w:t>
      </w:r>
    </w:p>
    <w:p w14:paraId="46B65233" w14:textId="77777777" w:rsidR="008303FC" w:rsidRDefault="008303FC" w:rsidP="008303FC">
      <w:pPr>
        <w:jc w:val="both"/>
        <w:rPr>
          <w:rFonts w:ascii="Times New Roman" w:hAnsi="Times New Roman" w:cs="Times New Roman"/>
          <w:sz w:val="24"/>
          <w:szCs w:val="24"/>
        </w:rPr>
      </w:pPr>
      <w:r w:rsidRPr="004166BD">
        <w:rPr>
          <w:rFonts w:ascii="Times New Roman" w:hAnsi="Times New Roman" w:cs="Times New Roman"/>
          <w:sz w:val="24"/>
          <w:szCs w:val="24"/>
        </w:rPr>
        <w:t xml:space="preserve">On the selection of an employee the Reference, Contract, Structure, Description, Worked Days and Input data </w:t>
      </w:r>
      <w:r w:rsidR="00F724E7" w:rsidRPr="004166BD">
        <w:rPr>
          <w:rFonts w:ascii="Times New Roman" w:hAnsi="Times New Roman" w:cs="Times New Roman"/>
          <w:sz w:val="24"/>
          <w:szCs w:val="24"/>
        </w:rPr>
        <w:t>(if</w:t>
      </w:r>
      <w:r w:rsidRPr="004166BD">
        <w:rPr>
          <w:rFonts w:ascii="Times New Roman" w:hAnsi="Times New Roman" w:cs="Times New Roman"/>
          <w:sz w:val="24"/>
          <w:szCs w:val="24"/>
        </w:rPr>
        <w:t xml:space="preserve"> we have a rule that has an input data) fields will be automatically filled. Allowances and Deductions will be shown in positive and negative values respectively. It will be computed on employee </w:t>
      </w:r>
      <w:r w:rsidR="00F724E7" w:rsidRPr="004166BD">
        <w:rPr>
          <w:rFonts w:ascii="Times New Roman" w:hAnsi="Times New Roman" w:cs="Times New Roman"/>
          <w:sz w:val="24"/>
          <w:szCs w:val="24"/>
        </w:rPr>
        <w:t>on change</w:t>
      </w:r>
      <w:r w:rsidRPr="004166BD">
        <w:rPr>
          <w:rFonts w:ascii="Times New Roman" w:hAnsi="Times New Roman" w:cs="Times New Roman"/>
          <w:sz w:val="24"/>
          <w:szCs w:val="24"/>
        </w:rPr>
        <w:t>. It calculates the number of working days and hours on the basis of Working Schedule provided on contract. It also calculates the leaves. It is used when you want to provide some incentives, commissions, etc. Input Data comes from the rules having Inputs.</w:t>
      </w:r>
    </w:p>
    <w:p w14:paraId="5B7C3DF3" w14:textId="77777777" w:rsidR="008303FC" w:rsidRPr="00613BC6" w:rsidRDefault="008303FC" w:rsidP="00613BC6">
      <w:pPr>
        <w:pStyle w:val="Bodycopy"/>
        <w:rPr>
          <w:b/>
          <w:u w:val="single"/>
        </w:rPr>
      </w:pPr>
      <w:r w:rsidRPr="00613BC6">
        <w:rPr>
          <w:b/>
          <w:u w:val="single"/>
        </w:rPr>
        <w:t>Contribution Registers</w:t>
      </w:r>
    </w:p>
    <w:p w14:paraId="486181CC" w14:textId="77777777" w:rsidR="008303FC" w:rsidRDefault="008303FC" w:rsidP="008303FC">
      <w:pPr>
        <w:jc w:val="both"/>
        <w:rPr>
          <w:rFonts w:ascii="Times New Roman" w:hAnsi="Times New Roman" w:cs="Times New Roman"/>
          <w:sz w:val="24"/>
          <w:szCs w:val="24"/>
        </w:rPr>
      </w:pPr>
      <w:r w:rsidRPr="00A20890">
        <w:rPr>
          <w:rFonts w:ascii="Times New Roman" w:hAnsi="Times New Roman" w:cs="Times New Roman"/>
          <w:sz w:val="24"/>
          <w:szCs w:val="24"/>
        </w:rPr>
        <w:t xml:space="preserve">After creating a register you can assign it on Salary rule. When </w:t>
      </w:r>
      <w:r w:rsidR="00F724E7" w:rsidRPr="00A20890">
        <w:rPr>
          <w:rFonts w:ascii="Times New Roman" w:hAnsi="Times New Roman" w:cs="Times New Roman"/>
          <w:sz w:val="24"/>
          <w:szCs w:val="24"/>
        </w:rPr>
        <w:t>pay slip</w:t>
      </w:r>
      <w:r w:rsidRPr="00A20890">
        <w:rPr>
          <w:rFonts w:ascii="Times New Roman" w:hAnsi="Times New Roman" w:cs="Times New Roman"/>
          <w:sz w:val="24"/>
          <w:szCs w:val="24"/>
        </w:rPr>
        <w:t xml:space="preserve"> is created, </w:t>
      </w:r>
      <w:r w:rsidR="00F724E7" w:rsidRPr="00A20890">
        <w:rPr>
          <w:rFonts w:ascii="Times New Roman" w:hAnsi="Times New Roman" w:cs="Times New Roman"/>
          <w:sz w:val="24"/>
          <w:szCs w:val="24"/>
        </w:rPr>
        <w:t>pay slip</w:t>
      </w:r>
      <w:r w:rsidRPr="00A20890">
        <w:rPr>
          <w:rFonts w:ascii="Times New Roman" w:hAnsi="Times New Roman" w:cs="Times New Roman"/>
          <w:sz w:val="24"/>
          <w:szCs w:val="24"/>
        </w:rPr>
        <w:t xml:space="preserve"> lines generated through salary rules having a contribution register will be linked with that register. To see the </w:t>
      </w:r>
      <w:r w:rsidR="00F724E7" w:rsidRPr="00A20890">
        <w:rPr>
          <w:rFonts w:ascii="Times New Roman" w:hAnsi="Times New Roman" w:cs="Times New Roman"/>
          <w:sz w:val="24"/>
          <w:szCs w:val="24"/>
        </w:rPr>
        <w:t>pay slip</w:t>
      </w:r>
      <w:r w:rsidRPr="00A20890">
        <w:rPr>
          <w:rFonts w:ascii="Times New Roman" w:hAnsi="Times New Roman" w:cs="Times New Roman"/>
          <w:sz w:val="24"/>
          <w:szCs w:val="24"/>
        </w:rPr>
        <w:t xml:space="preserve"> lines related to a contribution register go to that particular register and print the </w:t>
      </w:r>
      <w:r w:rsidR="00F724E7" w:rsidRPr="00A20890">
        <w:rPr>
          <w:rFonts w:ascii="Times New Roman" w:hAnsi="Times New Roman" w:cs="Times New Roman"/>
          <w:sz w:val="24"/>
          <w:szCs w:val="24"/>
        </w:rPr>
        <w:t>Pay slip</w:t>
      </w:r>
      <w:r w:rsidRPr="00A20890">
        <w:rPr>
          <w:rFonts w:ascii="Times New Roman" w:hAnsi="Times New Roman" w:cs="Times New Roman"/>
          <w:sz w:val="24"/>
          <w:szCs w:val="24"/>
        </w:rPr>
        <w:t xml:space="preserve"> Lines report.</w:t>
      </w:r>
    </w:p>
    <w:p w14:paraId="5FBD45E0" w14:textId="77777777" w:rsidR="00B21D30" w:rsidRDefault="00B21D30" w:rsidP="008303FC">
      <w:pPr>
        <w:jc w:val="both"/>
        <w:rPr>
          <w:rFonts w:ascii="Times New Roman" w:hAnsi="Times New Roman" w:cs="Times New Roman"/>
          <w:sz w:val="24"/>
          <w:szCs w:val="24"/>
        </w:rPr>
      </w:pPr>
    </w:p>
    <w:p w14:paraId="7B2E8940" w14:textId="77777777" w:rsidR="00B21D30" w:rsidRDefault="00B21D30" w:rsidP="008303FC">
      <w:pPr>
        <w:jc w:val="both"/>
        <w:rPr>
          <w:rFonts w:ascii="Times New Roman" w:hAnsi="Times New Roman" w:cs="Times New Roman"/>
          <w:sz w:val="24"/>
          <w:szCs w:val="24"/>
        </w:rPr>
      </w:pPr>
    </w:p>
    <w:p w14:paraId="43544526" w14:textId="77777777" w:rsidR="00B21D30" w:rsidRDefault="00B21D30" w:rsidP="008303FC">
      <w:pPr>
        <w:jc w:val="both"/>
        <w:rPr>
          <w:rFonts w:ascii="Times New Roman" w:hAnsi="Times New Roman" w:cs="Times New Roman"/>
          <w:sz w:val="24"/>
          <w:szCs w:val="24"/>
        </w:rPr>
      </w:pPr>
    </w:p>
    <w:p w14:paraId="12EDA809" w14:textId="77777777" w:rsidR="00B21D30" w:rsidRDefault="00B21D30" w:rsidP="008303FC">
      <w:pPr>
        <w:jc w:val="both"/>
        <w:rPr>
          <w:rFonts w:ascii="Times New Roman" w:hAnsi="Times New Roman" w:cs="Times New Roman"/>
          <w:sz w:val="24"/>
          <w:szCs w:val="24"/>
        </w:rPr>
      </w:pPr>
    </w:p>
    <w:p w14:paraId="425423F5" w14:textId="77777777" w:rsidR="00B21D30" w:rsidRDefault="00B21D30" w:rsidP="00B21D30">
      <w:pPr>
        <w:pStyle w:val="Heading2"/>
        <w:rPr>
          <w:b/>
        </w:rPr>
      </w:pPr>
      <w:bookmarkStart w:id="77" w:name="_Toc471908408"/>
      <w:r>
        <w:rPr>
          <w:b/>
        </w:rPr>
        <w:lastRenderedPageBreak/>
        <w:t xml:space="preserve">3.7 </w:t>
      </w:r>
      <w:r w:rsidRPr="00B21D30">
        <w:rPr>
          <w:b/>
        </w:rPr>
        <w:t>Employee Advance Salary Process</w:t>
      </w:r>
      <w:bookmarkEnd w:id="77"/>
    </w:p>
    <w:p w14:paraId="30F43ACF" w14:textId="77777777" w:rsidR="00B21D30" w:rsidRDefault="00B21D30" w:rsidP="00B21D30">
      <w:pPr>
        <w:pStyle w:val="Heading3"/>
        <w:rPr>
          <w:b/>
        </w:rPr>
      </w:pPr>
      <w:bookmarkStart w:id="78" w:name="_Toc471908409"/>
      <w:r w:rsidRPr="00B21D30">
        <w:rPr>
          <w:b/>
        </w:rPr>
        <w:t>3.7.1 Module Overview</w:t>
      </w:r>
      <w:bookmarkEnd w:id="78"/>
    </w:p>
    <w:p w14:paraId="2480D1A5" w14:textId="77777777" w:rsidR="00E63C2C" w:rsidRPr="004C6A85" w:rsidRDefault="004C6A85" w:rsidP="00E63C2C">
      <w:pPr>
        <w:jc w:val="both"/>
        <w:rPr>
          <w:rFonts w:ascii="Times New Roman" w:hAnsi="Times New Roman" w:cs="Times New Roman"/>
          <w:sz w:val="24"/>
          <w:szCs w:val="24"/>
        </w:rPr>
      </w:pPr>
      <w:r w:rsidRPr="004C6A85">
        <w:rPr>
          <w:rFonts w:ascii="Times New Roman" w:hAnsi="Times New Roman" w:cs="Times New Roman"/>
          <w:sz w:val="24"/>
          <w:szCs w:val="24"/>
        </w:rPr>
        <w:t> </w:t>
      </w:r>
      <w:bookmarkStart w:id="79" w:name="_Toc471908410"/>
      <w:r w:rsidR="00E63C2C">
        <w:rPr>
          <w:rFonts w:ascii="Times New Roman" w:hAnsi="Times New Roman" w:cs="Times New Roman"/>
          <w:sz w:val="24"/>
          <w:szCs w:val="24"/>
        </w:rPr>
        <w:t xml:space="preserve">If </w:t>
      </w:r>
      <w:r w:rsidR="00E63C2C" w:rsidRPr="004C6A85">
        <w:rPr>
          <w:rFonts w:ascii="Times New Roman" w:hAnsi="Times New Roman" w:cs="Times New Roman"/>
          <w:sz w:val="24"/>
          <w:szCs w:val="24"/>
        </w:rPr>
        <w:t>an employee is facing financial hardship they may have the opportunity to request a salary advance. To request a salary advance an employee will complete a Salary Advance Request and P</w:t>
      </w:r>
      <w:r w:rsidR="00E63C2C">
        <w:rPr>
          <w:rFonts w:ascii="Times New Roman" w:hAnsi="Times New Roman" w:cs="Times New Roman"/>
          <w:sz w:val="24"/>
          <w:szCs w:val="24"/>
        </w:rPr>
        <w:t xml:space="preserve">ayroll Deduction Form. Once the authorized user </w:t>
      </w:r>
      <w:r w:rsidR="00E63C2C" w:rsidRPr="004C6A85">
        <w:rPr>
          <w:rFonts w:ascii="Times New Roman" w:hAnsi="Times New Roman" w:cs="Times New Roman"/>
          <w:sz w:val="24"/>
          <w:szCs w:val="24"/>
        </w:rPr>
        <w:t>receive</w:t>
      </w:r>
      <w:r w:rsidR="00E63C2C">
        <w:rPr>
          <w:rFonts w:ascii="Times New Roman" w:hAnsi="Times New Roman" w:cs="Times New Roman"/>
          <w:sz w:val="24"/>
          <w:szCs w:val="24"/>
        </w:rPr>
        <w:t>s the form from applicant, he/she has</w:t>
      </w:r>
      <w:r w:rsidR="00E63C2C" w:rsidRPr="004C6A85">
        <w:rPr>
          <w:rFonts w:ascii="Times New Roman" w:hAnsi="Times New Roman" w:cs="Times New Roman"/>
          <w:sz w:val="24"/>
          <w:szCs w:val="24"/>
        </w:rPr>
        <w:t xml:space="preserve"> the ability to approve or deny the request according to the requirements. If the request is approved</w:t>
      </w:r>
      <w:r w:rsidR="00E63C2C">
        <w:rPr>
          <w:rFonts w:ascii="Times New Roman" w:hAnsi="Times New Roman" w:cs="Times New Roman"/>
          <w:sz w:val="24"/>
          <w:szCs w:val="24"/>
        </w:rPr>
        <w:t>,</w:t>
      </w:r>
      <w:r w:rsidR="00E63C2C" w:rsidRPr="004C6A85">
        <w:rPr>
          <w:rFonts w:ascii="Times New Roman" w:hAnsi="Times New Roman" w:cs="Times New Roman"/>
          <w:sz w:val="24"/>
          <w:szCs w:val="24"/>
        </w:rPr>
        <w:t xml:space="preserve"> the next step is to calculate the amount the employee will be advanced. Normal taxes will</w:t>
      </w:r>
      <w:r w:rsidR="00E63C2C">
        <w:rPr>
          <w:rFonts w:ascii="Times New Roman" w:hAnsi="Times New Roman" w:cs="Times New Roman"/>
          <w:sz w:val="24"/>
          <w:szCs w:val="24"/>
        </w:rPr>
        <w:t xml:space="preserve"> be deducted from this payment.</w:t>
      </w:r>
    </w:p>
    <w:p w14:paraId="7CF7747D" w14:textId="77777777" w:rsidR="00B21D30" w:rsidRPr="00E63C2C" w:rsidRDefault="00B21D30" w:rsidP="00E63C2C">
      <w:pPr>
        <w:pStyle w:val="Heading3"/>
        <w:rPr>
          <w:b/>
        </w:rPr>
      </w:pPr>
      <w:r w:rsidRPr="00E63C2C">
        <w:rPr>
          <w:b/>
        </w:rPr>
        <w:t xml:space="preserve">3.7.2 </w:t>
      </w:r>
      <w:proofErr w:type="gramStart"/>
      <w:r w:rsidRPr="00E63C2C">
        <w:rPr>
          <w:b/>
        </w:rPr>
        <w:t>To</w:t>
      </w:r>
      <w:proofErr w:type="gramEnd"/>
      <w:r w:rsidRPr="00E63C2C">
        <w:rPr>
          <w:b/>
        </w:rPr>
        <w:t xml:space="preserve"> Be System</w:t>
      </w:r>
      <w:bookmarkEnd w:id="79"/>
    </w:p>
    <w:p w14:paraId="3C3CDF8A" w14:textId="77777777" w:rsidR="00E63C2C" w:rsidRPr="00534DB7" w:rsidRDefault="00E63C2C" w:rsidP="00E63C2C">
      <w:pPr>
        <w:jc w:val="both"/>
        <w:rPr>
          <w:rFonts w:ascii="Times New Roman" w:hAnsi="Times New Roman" w:cs="Times New Roman"/>
          <w:sz w:val="24"/>
          <w:szCs w:val="24"/>
        </w:rPr>
      </w:pPr>
      <w:r w:rsidRPr="00534DB7">
        <w:rPr>
          <w:rFonts w:ascii="Times New Roman" w:hAnsi="Times New Roman" w:cs="Times New Roman"/>
          <w:sz w:val="24"/>
          <w:szCs w:val="24"/>
        </w:rPr>
        <w:t>A Request for Salary Advance shall only be approved for an eligible employee for an</w:t>
      </w:r>
      <w:r>
        <w:rPr>
          <w:rFonts w:ascii="Times New Roman" w:hAnsi="Times New Roman" w:cs="Times New Roman"/>
          <w:sz w:val="24"/>
          <w:szCs w:val="24"/>
        </w:rPr>
        <w:t xml:space="preserve"> </w:t>
      </w:r>
      <w:r w:rsidRPr="00534DB7">
        <w:rPr>
          <w:rFonts w:ascii="Times New Roman" w:hAnsi="Times New Roman" w:cs="Times New Roman"/>
          <w:sz w:val="24"/>
          <w:szCs w:val="24"/>
        </w:rPr>
        <w:t>unforeseeable emergency which would cause severe financial hardship. An employee</w:t>
      </w:r>
      <w:r>
        <w:rPr>
          <w:rFonts w:ascii="Times New Roman" w:hAnsi="Times New Roman" w:cs="Times New Roman"/>
          <w:sz w:val="24"/>
          <w:szCs w:val="24"/>
        </w:rPr>
        <w:t xml:space="preserve"> </w:t>
      </w:r>
      <w:r w:rsidRPr="00534DB7">
        <w:rPr>
          <w:rFonts w:ascii="Times New Roman" w:hAnsi="Times New Roman" w:cs="Times New Roman"/>
          <w:sz w:val="24"/>
          <w:szCs w:val="24"/>
        </w:rPr>
        <w:t>may request an advance only for the unpaid time earned to date.</w:t>
      </w:r>
    </w:p>
    <w:p w14:paraId="06587BFD" w14:textId="77777777" w:rsidR="00E63C2C" w:rsidRPr="00C124EC" w:rsidRDefault="00E63C2C" w:rsidP="00E63C2C">
      <w:pPr>
        <w:pStyle w:val="ListParagraph"/>
        <w:numPr>
          <w:ilvl w:val="0"/>
          <w:numId w:val="43"/>
        </w:numPr>
        <w:jc w:val="both"/>
        <w:rPr>
          <w:rFonts w:ascii="Times New Roman" w:hAnsi="Times New Roman" w:cs="Times New Roman"/>
          <w:sz w:val="24"/>
          <w:szCs w:val="24"/>
        </w:rPr>
      </w:pPr>
      <w:r w:rsidRPr="00534DB7">
        <w:rPr>
          <w:rFonts w:ascii="Times New Roman" w:hAnsi="Times New Roman" w:cs="Times New Roman"/>
          <w:sz w:val="24"/>
          <w:szCs w:val="24"/>
        </w:rPr>
        <w:t>By submitting the Request for Salary Advance, the employee authorizes the</w:t>
      </w:r>
      <w:r>
        <w:rPr>
          <w:rFonts w:ascii="Times New Roman" w:hAnsi="Times New Roman" w:cs="Times New Roman"/>
          <w:sz w:val="24"/>
          <w:szCs w:val="24"/>
        </w:rPr>
        <w:t xml:space="preserve"> </w:t>
      </w:r>
      <w:r w:rsidRPr="00C124EC">
        <w:rPr>
          <w:rFonts w:ascii="Times New Roman" w:hAnsi="Times New Roman" w:cs="Times New Roman"/>
          <w:sz w:val="24"/>
          <w:szCs w:val="24"/>
        </w:rPr>
        <w:t>Department of Human resources to deduct the amount of the advance in full from the employee’s next regularly processed pay check.</w:t>
      </w:r>
    </w:p>
    <w:p w14:paraId="0B995DFF" w14:textId="77777777" w:rsidR="00E63C2C" w:rsidRPr="00C124EC" w:rsidRDefault="00E63C2C" w:rsidP="00E63C2C">
      <w:pPr>
        <w:pStyle w:val="ListParagraph"/>
        <w:numPr>
          <w:ilvl w:val="0"/>
          <w:numId w:val="43"/>
        </w:numPr>
        <w:jc w:val="both"/>
        <w:rPr>
          <w:rFonts w:ascii="Times New Roman" w:hAnsi="Times New Roman" w:cs="Times New Roman"/>
          <w:sz w:val="24"/>
          <w:szCs w:val="24"/>
        </w:rPr>
      </w:pPr>
      <w:r w:rsidRPr="00534DB7">
        <w:rPr>
          <w:rFonts w:ascii="Times New Roman" w:hAnsi="Times New Roman" w:cs="Times New Roman"/>
          <w:sz w:val="24"/>
          <w:szCs w:val="24"/>
        </w:rPr>
        <w:t>A Request for Salary Advance must have the approval of the employee’s direct</w:t>
      </w:r>
      <w:r>
        <w:rPr>
          <w:rFonts w:ascii="Times New Roman" w:hAnsi="Times New Roman" w:cs="Times New Roman"/>
          <w:sz w:val="24"/>
          <w:szCs w:val="24"/>
        </w:rPr>
        <w:t xml:space="preserve"> </w:t>
      </w:r>
      <w:r w:rsidRPr="00C124EC">
        <w:rPr>
          <w:rFonts w:ascii="Times New Roman" w:hAnsi="Times New Roman" w:cs="Times New Roman"/>
          <w:sz w:val="24"/>
          <w:szCs w:val="24"/>
        </w:rPr>
        <w:t>supervisor and Personnel Officer prior to submittal to the Payroll Manager of the</w:t>
      </w:r>
      <w:r>
        <w:rPr>
          <w:rFonts w:ascii="Times New Roman" w:hAnsi="Times New Roman" w:cs="Times New Roman"/>
          <w:sz w:val="24"/>
          <w:szCs w:val="24"/>
        </w:rPr>
        <w:t xml:space="preserve"> </w:t>
      </w:r>
      <w:r w:rsidRPr="00C124EC">
        <w:rPr>
          <w:rFonts w:ascii="Times New Roman" w:hAnsi="Times New Roman" w:cs="Times New Roman"/>
          <w:sz w:val="24"/>
          <w:szCs w:val="24"/>
        </w:rPr>
        <w:t>Department of Human Resources (DHR) for final review.</w:t>
      </w:r>
    </w:p>
    <w:p w14:paraId="15B7C53F" w14:textId="77777777" w:rsidR="00E63C2C" w:rsidRPr="00C124EC" w:rsidRDefault="00E63C2C" w:rsidP="00E63C2C">
      <w:pPr>
        <w:pStyle w:val="ListParagraph"/>
        <w:numPr>
          <w:ilvl w:val="0"/>
          <w:numId w:val="43"/>
        </w:numPr>
        <w:jc w:val="both"/>
        <w:rPr>
          <w:rFonts w:ascii="Times New Roman" w:hAnsi="Times New Roman" w:cs="Times New Roman"/>
          <w:sz w:val="24"/>
          <w:szCs w:val="24"/>
        </w:rPr>
      </w:pPr>
      <w:r w:rsidRPr="00534DB7">
        <w:rPr>
          <w:rFonts w:ascii="Times New Roman" w:hAnsi="Times New Roman" w:cs="Times New Roman"/>
          <w:sz w:val="24"/>
          <w:szCs w:val="24"/>
        </w:rPr>
        <w:t>If a Request for Salary Advance is approved by the Payroll Manager, it will then</w:t>
      </w:r>
      <w:r>
        <w:rPr>
          <w:rFonts w:ascii="Times New Roman" w:hAnsi="Times New Roman" w:cs="Times New Roman"/>
          <w:sz w:val="24"/>
          <w:szCs w:val="24"/>
        </w:rPr>
        <w:t xml:space="preserve"> </w:t>
      </w:r>
      <w:r w:rsidRPr="00C124EC">
        <w:rPr>
          <w:rFonts w:ascii="Times New Roman" w:hAnsi="Times New Roman" w:cs="Times New Roman"/>
          <w:sz w:val="24"/>
          <w:szCs w:val="24"/>
        </w:rPr>
        <w:t xml:space="preserve">be forwarded to the Account’s Office to process the payment. </w:t>
      </w:r>
    </w:p>
    <w:p w14:paraId="4616D1E9" w14:textId="77777777" w:rsidR="00E63C2C" w:rsidRPr="00C124EC" w:rsidRDefault="00E63C2C" w:rsidP="00E63C2C">
      <w:pPr>
        <w:pStyle w:val="ListParagraph"/>
        <w:numPr>
          <w:ilvl w:val="0"/>
          <w:numId w:val="43"/>
        </w:numPr>
        <w:jc w:val="both"/>
        <w:rPr>
          <w:rFonts w:ascii="Times New Roman" w:hAnsi="Times New Roman" w:cs="Times New Roman"/>
          <w:sz w:val="24"/>
          <w:szCs w:val="24"/>
        </w:rPr>
      </w:pPr>
      <w:r w:rsidRPr="00936C4A">
        <w:rPr>
          <w:rFonts w:ascii="Times New Roman" w:hAnsi="Times New Roman" w:cs="Times New Roman"/>
          <w:color w:val="auto"/>
          <w:sz w:val="24"/>
          <w:szCs w:val="24"/>
        </w:rPr>
        <w:t xml:space="preserve">Salary advances will be in the different pay slip; </w:t>
      </w:r>
      <w:r w:rsidRPr="00534DB7">
        <w:rPr>
          <w:rFonts w:ascii="Times New Roman" w:hAnsi="Times New Roman" w:cs="Times New Roman"/>
          <w:sz w:val="24"/>
          <w:szCs w:val="24"/>
        </w:rPr>
        <w:t>they cannot be direct deposited</w:t>
      </w:r>
      <w:r>
        <w:rPr>
          <w:rFonts w:ascii="Times New Roman" w:hAnsi="Times New Roman" w:cs="Times New Roman"/>
          <w:sz w:val="24"/>
          <w:szCs w:val="24"/>
        </w:rPr>
        <w:t xml:space="preserve"> </w:t>
      </w:r>
      <w:r w:rsidRPr="00C124EC">
        <w:rPr>
          <w:rFonts w:ascii="Times New Roman" w:hAnsi="Times New Roman" w:cs="Times New Roman"/>
          <w:sz w:val="24"/>
          <w:szCs w:val="24"/>
        </w:rPr>
        <w:t>because they are not generated during a regular payroll run.</w:t>
      </w:r>
    </w:p>
    <w:p w14:paraId="747FB12E" w14:textId="77777777" w:rsidR="00E63C2C" w:rsidRPr="00936C4A" w:rsidRDefault="00E63C2C" w:rsidP="00E63C2C">
      <w:pPr>
        <w:pStyle w:val="ListParagraph"/>
        <w:numPr>
          <w:ilvl w:val="0"/>
          <w:numId w:val="43"/>
        </w:numPr>
        <w:jc w:val="both"/>
        <w:rPr>
          <w:rFonts w:ascii="Times New Roman" w:hAnsi="Times New Roman" w:cs="Times New Roman"/>
          <w:sz w:val="24"/>
          <w:szCs w:val="24"/>
        </w:rPr>
      </w:pPr>
      <w:r w:rsidRPr="00936C4A">
        <w:rPr>
          <w:rFonts w:ascii="Times New Roman" w:hAnsi="Times New Roman" w:cs="Times New Roman"/>
          <w:sz w:val="24"/>
          <w:szCs w:val="24"/>
        </w:rPr>
        <w:t xml:space="preserve">The purpose of the Request for Salary Advance form is to ensure that </w:t>
      </w:r>
      <w:r w:rsidR="001A61D1">
        <w:rPr>
          <w:rFonts w:ascii="Times New Roman" w:hAnsi="Times New Roman" w:cs="Times New Roman"/>
          <w:sz w:val="24"/>
          <w:szCs w:val="24"/>
        </w:rPr>
        <w:t>a salary</w:t>
      </w:r>
      <w:r w:rsidRPr="00936C4A">
        <w:rPr>
          <w:rFonts w:ascii="Times New Roman" w:hAnsi="Times New Roman" w:cs="Times New Roman"/>
          <w:sz w:val="24"/>
          <w:szCs w:val="24"/>
        </w:rPr>
        <w:t xml:space="preserve"> advance is </w:t>
      </w:r>
      <w:r w:rsidR="001A61D1">
        <w:rPr>
          <w:rFonts w:ascii="Times New Roman" w:hAnsi="Times New Roman" w:cs="Times New Roman"/>
          <w:sz w:val="24"/>
          <w:szCs w:val="24"/>
        </w:rPr>
        <w:t xml:space="preserve">properly requested and reviewed </w:t>
      </w:r>
      <w:r w:rsidR="001A61D1" w:rsidRPr="00936C4A">
        <w:rPr>
          <w:rFonts w:ascii="Times New Roman" w:hAnsi="Times New Roman" w:cs="Times New Roman"/>
          <w:sz w:val="24"/>
          <w:szCs w:val="24"/>
        </w:rPr>
        <w:t>as</w:t>
      </w:r>
      <w:r w:rsidRPr="00936C4A">
        <w:rPr>
          <w:rFonts w:ascii="Times New Roman" w:hAnsi="Times New Roman" w:cs="Times New Roman"/>
          <w:sz w:val="24"/>
          <w:szCs w:val="24"/>
        </w:rPr>
        <w:t xml:space="preserve"> well as to ensure the advance is repaid in full on the payday following approval of the request.</w:t>
      </w:r>
    </w:p>
    <w:p w14:paraId="61BD343C" w14:textId="77777777" w:rsidR="005A23FA" w:rsidRDefault="005F1575" w:rsidP="005F1575">
      <w:pPr>
        <w:ind w:left="720"/>
      </w:pPr>
      <w:r w:rsidRPr="005F1575">
        <w:rPr>
          <w:noProof/>
        </w:rPr>
        <w:lastRenderedPageBreak/>
        <w:drawing>
          <wp:inline distT="0" distB="0" distL="0" distR="0" wp14:anchorId="1FD5C7FF" wp14:editId="67664B10">
            <wp:extent cx="5457825" cy="4333875"/>
            <wp:effectExtent l="0" t="0" r="9525" b="9525"/>
            <wp:docPr id="5" name="Picture 5" descr="C:\Users\nahar.kamrun\Desktop\Employee Advance Salary Process-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ahar.kamrun\Desktop\Employee Advance Salary Process-8.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57825" cy="4333875"/>
                    </a:xfrm>
                    <a:prstGeom prst="rect">
                      <a:avLst/>
                    </a:prstGeom>
                    <a:noFill/>
                    <a:ln>
                      <a:noFill/>
                    </a:ln>
                  </pic:spPr>
                </pic:pic>
              </a:graphicData>
            </a:graphic>
          </wp:inline>
        </w:drawing>
      </w:r>
    </w:p>
    <w:p w14:paraId="3289CBD2" w14:textId="77777777" w:rsidR="005F1575" w:rsidRPr="005F1575" w:rsidRDefault="005F1575" w:rsidP="000C62FC">
      <w:r w:rsidRPr="005F1575">
        <w:rPr>
          <w:b/>
        </w:rPr>
        <w:t xml:space="preserve">                                           </w:t>
      </w:r>
      <w:r>
        <w:rPr>
          <w:b/>
        </w:rPr>
        <w:t xml:space="preserve">                            </w:t>
      </w:r>
      <w:r w:rsidRPr="005F1575">
        <w:rPr>
          <w:b/>
        </w:rPr>
        <w:t xml:space="preserve"> Fig:</w:t>
      </w:r>
      <w:r>
        <w:rPr>
          <w:b/>
        </w:rPr>
        <w:t xml:space="preserve"> </w:t>
      </w:r>
      <w:r>
        <w:t>Employee Advance Salary Process</w:t>
      </w:r>
    </w:p>
    <w:p w14:paraId="6B5D11F3" w14:textId="77777777" w:rsidR="00F724E7" w:rsidRDefault="00F724E7" w:rsidP="005A23FA">
      <w:pPr>
        <w:ind w:left="1440"/>
      </w:pPr>
    </w:p>
    <w:p w14:paraId="6C868F3C" w14:textId="77777777" w:rsidR="00F724E7" w:rsidRDefault="00F724E7" w:rsidP="005A23FA">
      <w:pPr>
        <w:ind w:left="1440"/>
      </w:pPr>
    </w:p>
    <w:p w14:paraId="0131E9A9" w14:textId="77777777" w:rsidR="00546302" w:rsidRDefault="00A72AF8" w:rsidP="00546302">
      <w:pPr>
        <w:pStyle w:val="Heading2"/>
        <w:rPr>
          <w:b/>
        </w:rPr>
      </w:pPr>
      <w:bookmarkStart w:id="80" w:name="_Toc471908411"/>
      <w:r>
        <w:rPr>
          <w:b/>
        </w:rPr>
        <w:t>3.8</w:t>
      </w:r>
      <w:r w:rsidR="00546302" w:rsidRPr="00546302">
        <w:rPr>
          <w:b/>
        </w:rPr>
        <w:t xml:space="preserve"> Recruitment</w:t>
      </w:r>
      <w:r w:rsidR="00CD0DBE">
        <w:rPr>
          <w:b/>
        </w:rPr>
        <w:t xml:space="preserve"> and </w:t>
      </w:r>
      <w:r w:rsidR="005C59DE" w:rsidRPr="005C59DE">
        <w:rPr>
          <w:b/>
        </w:rPr>
        <w:t>Departure</w:t>
      </w:r>
      <w:r w:rsidR="009C06D7">
        <w:rPr>
          <w:b/>
        </w:rPr>
        <w:t xml:space="preserve"> </w:t>
      </w:r>
      <w:r w:rsidR="00546302" w:rsidRPr="00546302">
        <w:rPr>
          <w:b/>
        </w:rPr>
        <w:t>Process</w:t>
      </w:r>
      <w:r w:rsidR="009C06D7">
        <w:rPr>
          <w:b/>
        </w:rPr>
        <w:t xml:space="preserve"> Management</w:t>
      </w:r>
      <w:bookmarkEnd w:id="80"/>
    </w:p>
    <w:p w14:paraId="72DDAB6B" w14:textId="77777777" w:rsidR="00546302" w:rsidRDefault="00546302" w:rsidP="00546302">
      <w:pPr>
        <w:pStyle w:val="Heading3"/>
        <w:rPr>
          <w:b/>
        </w:rPr>
      </w:pPr>
      <w:r w:rsidRPr="00546302">
        <w:rPr>
          <w:b/>
        </w:rPr>
        <w:t xml:space="preserve"> </w:t>
      </w:r>
      <w:bookmarkStart w:id="81" w:name="_Toc471908412"/>
      <w:r w:rsidR="00A72AF8">
        <w:rPr>
          <w:b/>
        </w:rPr>
        <w:t>3.8</w:t>
      </w:r>
      <w:r w:rsidRPr="00546302">
        <w:rPr>
          <w:b/>
        </w:rPr>
        <w:t>.1 Module Overview</w:t>
      </w:r>
      <w:bookmarkEnd w:id="81"/>
    </w:p>
    <w:p w14:paraId="3D061C76" w14:textId="77777777" w:rsidR="00546302" w:rsidRPr="00546302" w:rsidRDefault="00546302" w:rsidP="00CA2418">
      <w:pPr>
        <w:jc w:val="both"/>
        <w:rPr>
          <w:rFonts w:ascii="Times New Roman" w:hAnsi="Times New Roman" w:cs="Times New Roman"/>
          <w:sz w:val="24"/>
          <w:szCs w:val="24"/>
        </w:rPr>
      </w:pPr>
      <w:r w:rsidRPr="00546302">
        <w:rPr>
          <w:rFonts w:ascii="Times New Roman" w:hAnsi="Times New Roman" w:cs="Times New Roman"/>
          <w:sz w:val="24"/>
          <w:szCs w:val="24"/>
        </w:rPr>
        <w:t xml:space="preserve">In order to increase efficiency in hiring and retention and to ensure consistency and compliance in the recruitment and selection process, it is recommended </w:t>
      </w:r>
      <w:r>
        <w:rPr>
          <w:rFonts w:ascii="Times New Roman" w:hAnsi="Times New Roman" w:cs="Times New Roman"/>
          <w:sz w:val="24"/>
          <w:szCs w:val="24"/>
        </w:rPr>
        <w:t xml:space="preserve">to have this </w:t>
      </w:r>
      <w:r w:rsidRPr="00546302">
        <w:rPr>
          <w:rFonts w:ascii="Times New Roman" w:hAnsi="Times New Roman" w:cs="Times New Roman"/>
          <w:sz w:val="24"/>
          <w:szCs w:val="24"/>
        </w:rPr>
        <w:t xml:space="preserve">to </w:t>
      </w:r>
      <w:r>
        <w:rPr>
          <w:rFonts w:ascii="Times New Roman" w:hAnsi="Times New Roman" w:cs="Times New Roman"/>
          <w:sz w:val="24"/>
          <w:szCs w:val="24"/>
        </w:rPr>
        <w:t xml:space="preserve">module to </w:t>
      </w:r>
      <w:r w:rsidRPr="00546302">
        <w:rPr>
          <w:rFonts w:ascii="Times New Roman" w:hAnsi="Times New Roman" w:cs="Times New Roman"/>
          <w:sz w:val="24"/>
          <w:szCs w:val="24"/>
        </w:rPr>
        <w:t>attract a tale</w:t>
      </w:r>
      <w:r>
        <w:rPr>
          <w:rFonts w:ascii="Times New Roman" w:hAnsi="Times New Roman" w:cs="Times New Roman"/>
          <w:sz w:val="24"/>
          <w:szCs w:val="24"/>
        </w:rPr>
        <w:t>nted and diverse applicant pool.</w:t>
      </w:r>
    </w:p>
    <w:p w14:paraId="2E7EB229" w14:textId="77777777" w:rsidR="00546302" w:rsidRDefault="009C06D7" w:rsidP="00CA2418">
      <w:pPr>
        <w:jc w:val="both"/>
        <w:rPr>
          <w:rFonts w:ascii="Times New Roman" w:hAnsi="Times New Roman" w:cs="Times New Roman"/>
          <w:sz w:val="24"/>
          <w:szCs w:val="24"/>
        </w:rPr>
      </w:pPr>
      <w:r w:rsidRPr="009C06D7">
        <w:rPr>
          <w:rFonts w:ascii="Times New Roman" w:hAnsi="Times New Roman" w:cs="Times New Roman"/>
          <w:sz w:val="24"/>
          <w:szCs w:val="24"/>
        </w:rPr>
        <w:t xml:space="preserve">This </w:t>
      </w:r>
      <w:r>
        <w:rPr>
          <w:rFonts w:ascii="Times New Roman" w:hAnsi="Times New Roman" w:cs="Times New Roman"/>
          <w:sz w:val="24"/>
          <w:szCs w:val="24"/>
        </w:rPr>
        <w:t xml:space="preserve">exit process </w:t>
      </w:r>
      <w:r w:rsidRPr="009C06D7">
        <w:rPr>
          <w:rFonts w:ascii="Times New Roman" w:hAnsi="Times New Roman" w:cs="Times New Roman"/>
          <w:sz w:val="24"/>
          <w:szCs w:val="24"/>
        </w:rPr>
        <w:t>module allow organization to handle employee exit process or when employee leaving organization.</w:t>
      </w:r>
    </w:p>
    <w:p w14:paraId="4D8599D3" w14:textId="77777777" w:rsidR="00285CE7" w:rsidRDefault="00A72AF8" w:rsidP="00285CE7">
      <w:pPr>
        <w:pStyle w:val="Heading3"/>
        <w:rPr>
          <w:b/>
        </w:rPr>
      </w:pPr>
      <w:bookmarkStart w:id="82" w:name="_Toc471908413"/>
      <w:r>
        <w:rPr>
          <w:b/>
        </w:rPr>
        <w:t>3.8</w:t>
      </w:r>
      <w:r w:rsidR="00285CE7" w:rsidRPr="00285CE7">
        <w:rPr>
          <w:b/>
        </w:rPr>
        <w:t>.2 To Be system</w:t>
      </w:r>
      <w:bookmarkEnd w:id="82"/>
    </w:p>
    <w:p w14:paraId="196AFFB5" w14:textId="77777777" w:rsidR="004759B4" w:rsidRDefault="004759B4" w:rsidP="00CA2418">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Using this module anyone</w:t>
      </w:r>
      <w:r w:rsidRPr="004759B4">
        <w:rPr>
          <w:rFonts w:ascii="Times New Roman" w:hAnsi="Times New Roman" w:cs="Times New Roman"/>
          <w:color w:val="000000" w:themeColor="text1"/>
          <w:sz w:val="24"/>
          <w:szCs w:val="24"/>
        </w:rPr>
        <w:t xml:space="preserve"> can efficiently manage the proce</w:t>
      </w:r>
      <w:r>
        <w:rPr>
          <w:rFonts w:ascii="Times New Roman" w:hAnsi="Times New Roman" w:cs="Times New Roman"/>
          <w:color w:val="000000" w:themeColor="text1"/>
          <w:sz w:val="24"/>
          <w:szCs w:val="24"/>
        </w:rPr>
        <w:t>ss of hiring new people for the</w:t>
      </w:r>
      <w:r w:rsidRPr="004759B4">
        <w:rPr>
          <w:rFonts w:ascii="Times New Roman" w:hAnsi="Times New Roman" w:cs="Times New Roman"/>
          <w:color w:val="000000" w:themeColor="text1"/>
          <w:sz w:val="24"/>
          <w:szCs w:val="24"/>
        </w:rPr>
        <w:t xml:space="preserve"> organization. It is a well-managed recruitment process from initial contact to hiring the applicant.</w:t>
      </w:r>
      <w:r>
        <w:rPr>
          <w:rFonts w:ascii="Times New Roman" w:hAnsi="Times New Roman" w:cs="Times New Roman"/>
          <w:color w:val="000000" w:themeColor="text1"/>
          <w:sz w:val="24"/>
          <w:szCs w:val="24"/>
        </w:rPr>
        <w:t xml:space="preserve"> The following features of the recruitment process is given below:</w:t>
      </w:r>
    </w:p>
    <w:p w14:paraId="38E0843E" w14:textId="77777777" w:rsidR="00D76A89" w:rsidRPr="00D76A89" w:rsidRDefault="00D76A89" w:rsidP="00841798">
      <w:pPr>
        <w:numPr>
          <w:ilvl w:val="0"/>
          <w:numId w:val="23"/>
        </w:numPr>
        <w:shd w:val="clear" w:color="auto" w:fill="F5F5F5"/>
        <w:spacing w:after="0"/>
        <w:jc w:val="both"/>
        <w:rPr>
          <w:rFonts w:ascii="Times New Roman" w:eastAsia="Times New Roman" w:hAnsi="Times New Roman" w:cs="Times New Roman"/>
          <w:color w:val="000000" w:themeColor="text1"/>
          <w:sz w:val="24"/>
          <w:szCs w:val="24"/>
        </w:rPr>
      </w:pPr>
      <w:r w:rsidRPr="00D76A89">
        <w:rPr>
          <w:rFonts w:ascii="Times New Roman" w:hAnsi="Times New Roman" w:cs="Times New Roman"/>
          <w:color w:val="000000" w:themeColor="text1"/>
          <w:sz w:val="24"/>
          <w:szCs w:val="24"/>
        </w:rPr>
        <w:lastRenderedPageBreak/>
        <w:t>Create applicants automatically based on incoming mail and keep track of attachments such as resumes and cover letters</w:t>
      </w:r>
    </w:p>
    <w:p w14:paraId="183E0EED" w14:textId="77777777" w:rsidR="00D76A89" w:rsidRPr="00D76A89" w:rsidRDefault="00D76A89" w:rsidP="00841798">
      <w:pPr>
        <w:numPr>
          <w:ilvl w:val="0"/>
          <w:numId w:val="23"/>
        </w:numPr>
        <w:shd w:val="clear" w:color="auto" w:fill="F5F5F5"/>
        <w:spacing w:after="0"/>
        <w:jc w:val="both"/>
        <w:rPr>
          <w:rFonts w:ascii="Times New Roman" w:eastAsia="Times New Roman" w:hAnsi="Times New Roman" w:cs="Times New Roman"/>
          <w:color w:val="000000" w:themeColor="text1"/>
          <w:sz w:val="24"/>
          <w:szCs w:val="24"/>
        </w:rPr>
      </w:pPr>
      <w:r w:rsidRPr="00D76A89">
        <w:rPr>
          <w:rFonts w:ascii="Times New Roman" w:hAnsi="Times New Roman" w:cs="Times New Roman"/>
          <w:color w:val="000000" w:themeColor="text1"/>
          <w:sz w:val="24"/>
          <w:szCs w:val="24"/>
        </w:rPr>
        <w:t>Define stages to track the progress in the recruitment process</w:t>
      </w:r>
    </w:p>
    <w:p w14:paraId="1FCF49C1" w14:textId="77777777" w:rsidR="00D76A89" w:rsidRPr="00D76A89" w:rsidRDefault="00D76A89" w:rsidP="00841798">
      <w:pPr>
        <w:numPr>
          <w:ilvl w:val="0"/>
          <w:numId w:val="23"/>
        </w:numPr>
        <w:shd w:val="clear" w:color="auto" w:fill="F5F5F5"/>
        <w:spacing w:after="0"/>
        <w:jc w:val="both"/>
        <w:rPr>
          <w:rFonts w:ascii="Times New Roman" w:eastAsia="Times New Roman" w:hAnsi="Times New Roman" w:cs="Times New Roman"/>
          <w:color w:val="000000" w:themeColor="text1"/>
          <w:sz w:val="24"/>
          <w:szCs w:val="24"/>
        </w:rPr>
      </w:pPr>
      <w:r w:rsidRPr="00D76A89">
        <w:rPr>
          <w:rFonts w:ascii="Times New Roman" w:hAnsi="Times New Roman" w:cs="Times New Roman"/>
          <w:color w:val="000000" w:themeColor="text1"/>
          <w:sz w:val="24"/>
          <w:szCs w:val="24"/>
        </w:rPr>
        <w:t>Define next action and next action dates</w:t>
      </w:r>
    </w:p>
    <w:p w14:paraId="6E4D38AB" w14:textId="77777777" w:rsidR="00D76A89" w:rsidRPr="00D76A89" w:rsidRDefault="00D76A89" w:rsidP="00841798">
      <w:pPr>
        <w:numPr>
          <w:ilvl w:val="0"/>
          <w:numId w:val="23"/>
        </w:numPr>
        <w:shd w:val="clear" w:color="auto" w:fill="F5F5F5"/>
        <w:spacing w:after="0"/>
        <w:jc w:val="both"/>
        <w:rPr>
          <w:rFonts w:ascii="Times New Roman" w:eastAsia="Times New Roman" w:hAnsi="Times New Roman" w:cs="Times New Roman"/>
          <w:color w:val="000000" w:themeColor="text1"/>
          <w:sz w:val="24"/>
          <w:szCs w:val="24"/>
        </w:rPr>
      </w:pPr>
      <w:r w:rsidRPr="00D76A89">
        <w:rPr>
          <w:rFonts w:ascii="Times New Roman" w:hAnsi="Times New Roman" w:cs="Times New Roman"/>
          <w:color w:val="000000" w:themeColor="text1"/>
          <w:sz w:val="24"/>
          <w:szCs w:val="24"/>
        </w:rPr>
        <w:t>E-mail communication with the applicant</w:t>
      </w:r>
    </w:p>
    <w:p w14:paraId="2383E3DF" w14:textId="77777777" w:rsidR="00285CE7" w:rsidRPr="008D52A6" w:rsidRDefault="00D76A89" w:rsidP="00841798">
      <w:pPr>
        <w:numPr>
          <w:ilvl w:val="0"/>
          <w:numId w:val="23"/>
        </w:numPr>
        <w:shd w:val="clear" w:color="auto" w:fill="F5F5F5"/>
        <w:spacing w:after="0"/>
        <w:jc w:val="both"/>
        <w:rPr>
          <w:rFonts w:ascii="Times New Roman" w:eastAsia="Times New Roman" w:hAnsi="Times New Roman" w:cs="Times New Roman"/>
          <w:color w:val="000000" w:themeColor="text1"/>
          <w:sz w:val="24"/>
          <w:szCs w:val="24"/>
        </w:rPr>
      </w:pPr>
      <w:r w:rsidRPr="00D76A89">
        <w:rPr>
          <w:rFonts w:ascii="Times New Roman" w:hAnsi="Times New Roman" w:cs="Times New Roman"/>
          <w:color w:val="000000" w:themeColor="text1"/>
          <w:sz w:val="24"/>
          <w:szCs w:val="24"/>
        </w:rPr>
        <w:t>Fill questionnaires for each applicant (for instance preliminary quest</w:t>
      </w:r>
      <w:r w:rsidR="008D52A6">
        <w:rPr>
          <w:rFonts w:ascii="Times New Roman" w:hAnsi="Times New Roman" w:cs="Times New Roman"/>
          <w:color w:val="000000" w:themeColor="text1"/>
          <w:sz w:val="24"/>
          <w:szCs w:val="24"/>
        </w:rPr>
        <w:t>ionnaires</w:t>
      </w:r>
    </w:p>
    <w:p w14:paraId="15C99D48" w14:textId="77777777" w:rsidR="0006542D" w:rsidRDefault="0006542D" w:rsidP="00841798">
      <w:pPr>
        <w:jc w:val="both"/>
        <w:rPr>
          <w:rFonts w:ascii="Times New Roman" w:hAnsi="Times New Roman" w:cs="Times New Roman"/>
          <w:color w:val="000000" w:themeColor="text1"/>
          <w:sz w:val="24"/>
          <w:szCs w:val="24"/>
        </w:rPr>
      </w:pPr>
    </w:p>
    <w:p w14:paraId="72A3A0A1" w14:textId="77777777" w:rsidR="0006542D" w:rsidRPr="00F45CBF" w:rsidRDefault="0006542D" w:rsidP="00F45CBF">
      <w:pPr>
        <w:pStyle w:val="ListParagraph"/>
        <w:numPr>
          <w:ilvl w:val="0"/>
          <w:numId w:val="30"/>
        </w:numPr>
        <w:shd w:val="clear" w:color="auto" w:fill="F5F5F5"/>
        <w:spacing w:after="0"/>
        <w:ind w:left="90"/>
        <w:rPr>
          <w:rFonts w:ascii="Times New Roman" w:eastAsia="Times New Roman" w:hAnsi="Times New Roman" w:cs="Times New Roman"/>
          <w:b/>
          <w:color w:val="000000" w:themeColor="text1"/>
          <w:sz w:val="24"/>
          <w:szCs w:val="24"/>
          <w:u w:val="single"/>
        </w:rPr>
      </w:pPr>
      <w:r w:rsidRPr="00F45CBF">
        <w:rPr>
          <w:rFonts w:ascii="Times New Roman" w:hAnsi="Times New Roman" w:cs="Times New Roman"/>
          <w:b/>
          <w:color w:val="000000" w:themeColor="text1"/>
          <w:sz w:val="24"/>
          <w:szCs w:val="24"/>
          <w:u w:val="single"/>
        </w:rPr>
        <w:t>Create applicants automatically based on incoming mail and keep track of attachments such as resumes and cover letters</w:t>
      </w:r>
    </w:p>
    <w:p w14:paraId="0A5639A7" w14:textId="77777777" w:rsidR="0006542D" w:rsidRPr="0006542D" w:rsidRDefault="0006542D" w:rsidP="00CA2418">
      <w:pPr>
        <w:pStyle w:val="sphinx-has-comment"/>
        <w:shd w:val="clear" w:color="auto" w:fill="FFFFFF"/>
        <w:spacing w:before="0" w:beforeAutospacing="0" w:after="150" w:afterAutospacing="0"/>
        <w:jc w:val="both"/>
        <w:rPr>
          <w:color w:val="000000" w:themeColor="text1"/>
        </w:rPr>
      </w:pPr>
      <w:r w:rsidRPr="0006542D">
        <w:rPr>
          <w:color w:val="000000" w:themeColor="text1"/>
        </w:rPr>
        <w:t>It also configure email server in this module to create new applicants based on incoming mails. For example, if you have an e-mail ID</w:t>
      </w:r>
      <w:r w:rsidRPr="0006542D">
        <w:rPr>
          <w:rStyle w:val="apple-converted-space"/>
          <w:color w:val="000000" w:themeColor="text1"/>
        </w:rPr>
        <w:t> </w:t>
      </w:r>
      <w:r w:rsidRPr="0006542D">
        <w:rPr>
          <w:rStyle w:val="pre"/>
          <w:rFonts w:eastAsia="Calibri"/>
          <w:color w:val="000000" w:themeColor="text1"/>
          <w:bdr w:val="single" w:sz="6" w:space="2" w:color="999999" w:frame="1"/>
          <w:shd w:val="clear" w:color="auto" w:fill="F5F5F5"/>
        </w:rPr>
        <w:t>jobs@yourcompany.com</w:t>
      </w:r>
      <w:r w:rsidRPr="0006542D">
        <w:rPr>
          <w:color w:val="000000" w:themeColor="text1"/>
        </w:rPr>
        <w:t>, you can configure it such that all emails received at this ID automatically generate new job applicants.</w:t>
      </w:r>
    </w:p>
    <w:p w14:paraId="28EE6435" w14:textId="77777777" w:rsidR="0006542D" w:rsidRPr="00751DF0" w:rsidRDefault="0006542D" w:rsidP="0006542D">
      <w:pPr>
        <w:pStyle w:val="Caption1"/>
        <w:shd w:val="clear" w:color="auto" w:fill="FFFFFF"/>
        <w:spacing w:before="0" w:beforeAutospacing="0" w:after="150" w:afterAutospacing="0"/>
        <w:rPr>
          <w:b/>
          <w:i/>
          <w:color w:val="833C0B" w:themeColor="accent2" w:themeShade="80"/>
        </w:rPr>
      </w:pPr>
      <w:r w:rsidRPr="00751DF0">
        <w:rPr>
          <w:rStyle w:val="Emphasis"/>
          <w:b/>
          <w:i w:val="0"/>
          <w:color w:val="833C0B" w:themeColor="accent2" w:themeShade="80"/>
        </w:rPr>
        <w:t>Configuring an e-mail server</w:t>
      </w:r>
    </w:p>
    <w:p w14:paraId="5C8702FE" w14:textId="77777777" w:rsidR="0006542D" w:rsidRPr="00F45CBF" w:rsidRDefault="0006542D" w:rsidP="00CA2418">
      <w:pPr>
        <w:pStyle w:val="sphinx-has-comment"/>
        <w:shd w:val="clear" w:color="auto" w:fill="FFFFFF"/>
        <w:spacing w:before="0" w:beforeAutospacing="0" w:after="150" w:afterAutospacing="0"/>
        <w:jc w:val="both"/>
        <w:rPr>
          <w:color w:val="000000" w:themeColor="text1"/>
        </w:rPr>
      </w:pPr>
      <w:r w:rsidRPr="00F45CBF">
        <w:rPr>
          <w:color w:val="000000" w:themeColor="text1"/>
        </w:rPr>
        <w:t>After configuring the server, whenever you receive a new e-mail at the configured e-mail address, a new applicant record is created having the same subject name as the e-mail subject. The applicants e-mail details are stored also for future correspondence. You can add more details to this job application. In the figure</w:t>
      </w:r>
      <w:r w:rsidRPr="00F45CBF">
        <w:rPr>
          <w:rStyle w:val="apple-converted-space"/>
          <w:color w:val="000000" w:themeColor="text1"/>
        </w:rPr>
        <w:t> </w:t>
      </w:r>
      <w:r w:rsidRPr="00F45CBF">
        <w:rPr>
          <w:rStyle w:val="Emphasis"/>
          <w:i w:val="0"/>
          <w:color w:val="000000" w:themeColor="text1"/>
        </w:rPr>
        <w:t>Job applicants automatically created from e-mails</w:t>
      </w:r>
      <w:r w:rsidRPr="00F45CBF">
        <w:rPr>
          <w:color w:val="000000" w:themeColor="text1"/>
        </w:rPr>
        <w:t>, the</w:t>
      </w:r>
      <w:r w:rsidRPr="00F45CBF">
        <w:rPr>
          <w:rStyle w:val="apple-converted-space"/>
          <w:color w:val="000000" w:themeColor="text1"/>
        </w:rPr>
        <w:t> </w:t>
      </w:r>
      <w:r w:rsidRPr="00F45CBF">
        <w:rPr>
          <w:rStyle w:val="HTMLCite"/>
          <w:rFonts w:eastAsia="Calibri"/>
          <w:color w:val="000000" w:themeColor="text1"/>
        </w:rPr>
        <w:t>Initial Qualification</w:t>
      </w:r>
      <w:r w:rsidRPr="00F45CBF">
        <w:rPr>
          <w:rStyle w:val="apple-converted-space"/>
          <w:color w:val="000000" w:themeColor="text1"/>
        </w:rPr>
        <w:t> </w:t>
      </w:r>
      <w:r w:rsidRPr="00F45CBF">
        <w:rPr>
          <w:color w:val="000000" w:themeColor="text1"/>
        </w:rPr>
        <w:t>applicants have been created automatically from received e-mails.</w:t>
      </w:r>
    </w:p>
    <w:p w14:paraId="428ABDE3" w14:textId="77777777" w:rsidR="0006542D" w:rsidRPr="00751DF0" w:rsidRDefault="00F45CBF" w:rsidP="00285CE7">
      <w:pPr>
        <w:rPr>
          <w:rStyle w:val="Emphasis"/>
          <w:rFonts w:ascii="Times New Roman" w:hAnsi="Times New Roman" w:cs="Times New Roman"/>
          <w:b/>
          <w:i w:val="0"/>
          <w:color w:val="833C0B" w:themeColor="accent2" w:themeShade="80"/>
          <w:sz w:val="24"/>
          <w:szCs w:val="24"/>
          <w:shd w:val="clear" w:color="auto" w:fill="FFFFFF"/>
        </w:rPr>
      </w:pPr>
      <w:r w:rsidRPr="00751DF0">
        <w:rPr>
          <w:rStyle w:val="Emphasis"/>
          <w:rFonts w:ascii="Times New Roman" w:hAnsi="Times New Roman" w:cs="Times New Roman"/>
          <w:b/>
          <w:i w:val="0"/>
          <w:color w:val="833C0B" w:themeColor="accent2" w:themeShade="80"/>
          <w:sz w:val="24"/>
          <w:szCs w:val="24"/>
          <w:shd w:val="clear" w:color="auto" w:fill="FFFFFF"/>
        </w:rPr>
        <w:t>Job applicants automatically created from e-mails</w:t>
      </w:r>
    </w:p>
    <w:p w14:paraId="5FA391B8" w14:textId="77777777" w:rsidR="00F45CBF" w:rsidRDefault="00F45CBF" w:rsidP="00CA2418">
      <w:pPr>
        <w:jc w:val="both"/>
        <w:rPr>
          <w:rFonts w:ascii="Times New Roman" w:hAnsi="Times New Roman" w:cs="Times New Roman"/>
          <w:color w:val="000000" w:themeColor="text1"/>
          <w:sz w:val="24"/>
          <w:szCs w:val="24"/>
          <w:shd w:val="clear" w:color="auto" w:fill="FFFFFF"/>
        </w:rPr>
      </w:pPr>
      <w:r w:rsidRPr="00F45CBF">
        <w:rPr>
          <w:rFonts w:ascii="Times New Roman" w:hAnsi="Times New Roman" w:cs="Times New Roman"/>
          <w:color w:val="000000" w:themeColor="text1"/>
          <w:sz w:val="24"/>
          <w:szCs w:val="24"/>
          <w:shd w:val="clear" w:color="auto" w:fill="FFFFFF"/>
        </w:rPr>
        <w:t>Because the server is confirmed to add attachments, if an incoming applicant e-mail contains attachments, it will be linked to the corresponding applicant record.</w:t>
      </w:r>
    </w:p>
    <w:p w14:paraId="211A1B09" w14:textId="77777777" w:rsidR="00F45CBF" w:rsidRPr="00F45CBF" w:rsidRDefault="00F45CBF" w:rsidP="00C36A76">
      <w:pPr>
        <w:numPr>
          <w:ilvl w:val="0"/>
          <w:numId w:val="30"/>
        </w:numPr>
        <w:shd w:val="clear" w:color="auto" w:fill="F5F5F5"/>
        <w:spacing w:after="0"/>
        <w:ind w:left="180" w:hanging="270"/>
        <w:rPr>
          <w:rFonts w:ascii="Times New Roman" w:eastAsia="Times New Roman" w:hAnsi="Times New Roman" w:cs="Times New Roman"/>
          <w:b/>
          <w:color w:val="000000" w:themeColor="text1"/>
          <w:sz w:val="24"/>
          <w:szCs w:val="24"/>
          <w:u w:val="single"/>
        </w:rPr>
      </w:pPr>
      <w:r w:rsidRPr="00F45CBF">
        <w:rPr>
          <w:rFonts w:ascii="Times New Roman" w:hAnsi="Times New Roman" w:cs="Times New Roman"/>
          <w:b/>
          <w:color w:val="000000" w:themeColor="text1"/>
          <w:sz w:val="24"/>
          <w:szCs w:val="24"/>
          <w:u w:val="single"/>
        </w:rPr>
        <w:t>Define stages to track the progress in the recruitment process</w:t>
      </w:r>
    </w:p>
    <w:p w14:paraId="018BDDEC" w14:textId="77777777" w:rsidR="00F45CBF" w:rsidRPr="009E3C55" w:rsidRDefault="00F45CBF" w:rsidP="009E3C55">
      <w:pPr>
        <w:pStyle w:val="ListParagraph"/>
        <w:ind w:left="0"/>
        <w:rPr>
          <w:rFonts w:ascii="Times New Roman" w:hAnsi="Times New Roman" w:cs="Times New Roman"/>
          <w:color w:val="000000" w:themeColor="text1"/>
          <w:sz w:val="24"/>
          <w:szCs w:val="24"/>
          <w:shd w:val="clear" w:color="auto" w:fill="FFFFFF"/>
        </w:rPr>
      </w:pPr>
      <w:r w:rsidRPr="00F45CBF">
        <w:rPr>
          <w:rFonts w:ascii="Times New Roman" w:hAnsi="Times New Roman" w:cs="Times New Roman"/>
          <w:color w:val="000000" w:themeColor="text1"/>
          <w:sz w:val="24"/>
          <w:szCs w:val="24"/>
          <w:shd w:val="clear" w:color="auto" w:fill="FFFFFF"/>
        </w:rPr>
        <w:t xml:space="preserve">In fact a string of stages </w:t>
      </w:r>
      <w:r w:rsidR="002962C4">
        <w:rPr>
          <w:rFonts w:ascii="Times New Roman" w:hAnsi="Times New Roman" w:cs="Times New Roman"/>
          <w:color w:val="000000" w:themeColor="text1"/>
          <w:sz w:val="24"/>
          <w:szCs w:val="24"/>
          <w:shd w:val="clear" w:color="auto" w:fill="FFFFFF"/>
        </w:rPr>
        <w:t xml:space="preserve">(e.g. different stage name which will fit to organization) </w:t>
      </w:r>
      <w:r w:rsidRPr="00F45CBF">
        <w:rPr>
          <w:rFonts w:ascii="Times New Roman" w:hAnsi="Times New Roman" w:cs="Times New Roman"/>
          <w:color w:val="000000" w:themeColor="text1"/>
          <w:sz w:val="24"/>
          <w:szCs w:val="24"/>
          <w:shd w:val="clear" w:color="auto" w:fill="FFFFFF"/>
        </w:rPr>
        <w:t>through which a recruitment progresses in order to bear a favorable outcome. You can define the stages which a recruitment process would undergo</w:t>
      </w:r>
      <w:r w:rsidR="009E3C55">
        <w:rPr>
          <w:rFonts w:ascii="Times New Roman" w:hAnsi="Times New Roman" w:cs="Times New Roman"/>
          <w:color w:val="000000" w:themeColor="text1"/>
          <w:sz w:val="24"/>
          <w:szCs w:val="24"/>
          <w:shd w:val="clear" w:color="auto" w:fill="FFFFFF"/>
        </w:rPr>
        <w:t xml:space="preserve"> which is totally configurable.</w:t>
      </w:r>
    </w:p>
    <w:p w14:paraId="6DCD5C4E" w14:textId="77777777" w:rsidR="002962C4" w:rsidRPr="002962C4" w:rsidRDefault="002962C4" w:rsidP="00C36A76">
      <w:pPr>
        <w:pStyle w:val="Bodycopy"/>
        <w:numPr>
          <w:ilvl w:val="0"/>
          <w:numId w:val="30"/>
        </w:numPr>
        <w:tabs>
          <w:tab w:val="left" w:pos="360"/>
        </w:tabs>
        <w:ind w:left="180" w:hanging="270"/>
        <w:rPr>
          <w:rFonts w:eastAsia="Times New Roman"/>
          <w:b/>
          <w:u w:val="single"/>
        </w:rPr>
      </w:pPr>
      <w:r w:rsidRPr="002962C4">
        <w:rPr>
          <w:b/>
          <w:bCs/>
          <w:u w:val="single"/>
        </w:rPr>
        <w:t>Define next action and next action dates</w:t>
      </w:r>
    </w:p>
    <w:p w14:paraId="7A5B17AA" w14:textId="77777777" w:rsidR="002962C4" w:rsidRDefault="002962C4" w:rsidP="00CA2418">
      <w:pPr>
        <w:pStyle w:val="sphinx-has-comment"/>
        <w:shd w:val="clear" w:color="auto" w:fill="FFFFFF"/>
        <w:spacing w:before="0" w:beforeAutospacing="0" w:after="150" w:afterAutospacing="0"/>
        <w:jc w:val="both"/>
        <w:rPr>
          <w:color w:val="000000" w:themeColor="text1"/>
        </w:rPr>
      </w:pPr>
      <w:r w:rsidRPr="00F74C56">
        <w:rPr>
          <w:color w:val="000000" w:themeColor="text1"/>
        </w:rPr>
        <w:t>The</w:t>
      </w:r>
      <w:r w:rsidRPr="00F74C56">
        <w:rPr>
          <w:rStyle w:val="apple-converted-space"/>
          <w:rFonts w:eastAsia="Calibri"/>
          <w:color w:val="000000" w:themeColor="text1"/>
        </w:rPr>
        <w:t> </w:t>
      </w:r>
      <w:r w:rsidRPr="00F74C56">
        <w:rPr>
          <w:rStyle w:val="Emphasis"/>
          <w:b/>
          <w:color w:val="000000" w:themeColor="text1"/>
        </w:rPr>
        <w:t>Next Action Date</w:t>
      </w:r>
      <w:r w:rsidRPr="00F74C56">
        <w:rPr>
          <w:rStyle w:val="apple-converted-space"/>
          <w:rFonts w:eastAsia="Calibri"/>
          <w:color w:val="000000" w:themeColor="text1"/>
        </w:rPr>
        <w:t> </w:t>
      </w:r>
      <w:r w:rsidRPr="00F74C56">
        <w:rPr>
          <w:color w:val="000000" w:themeColor="text1"/>
        </w:rPr>
        <w:t>and</w:t>
      </w:r>
      <w:r w:rsidRPr="00F74C56">
        <w:rPr>
          <w:rStyle w:val="apple-converted-space"/>
          <w:rFonts w:eastAsia="Calibri"/>
          <w:color w:val="000000" w:themeColor="text1"/>
        </w:rPr>
        <w:t> </w:t>
      </w:r>
      <w:r w:rsidRPr="00F74C56">
        <w:rPr>
          <w:rStyle w:val="Emphasis"/>
          <w:b/>
          <w:color w:val="000000" w:themeColor="text1"/>
        </w:rPr>
        <w:t>Next Action</w:t>
      </w:r>
      <w:r w:rsidRPr="00F74C56">
        <w:rPr>
          <w:rStyle w:val="apple-converted-space"/>
          <w:rFonts w:eastAsia="Calibri"/>
          <w:color w:val="000000" w:themeColor="text1"/>
        </w:rPr>
        <w:t> </w:t>
      </w:r>
      <w:r w:rsidRPr="00F74C56">
        <w:rPr>
          <w:color w:val="000000" w:themeColor="text1"/>
        </w:rPr>
        <w:t>fields let you define an action you would like to initiate on a given date. It serves as a reminder to the recruitment officer regarding what step he must take next and on which date.</w:t>
      </w:r>
    </w:p>
    <w:p w14:paraId="13A7DFC1" w14:textId="77777777" w:rsidR="00F74C56" w:rsidRPr="00753A06" w:rsidRDefault="00F74C56" w:rsidP="00C36A76">
      <w:pPr>
        <w:pStyle w:val="Bodycopy"/>
        <w:numPr>
          <w:ilvl w:val="0"/>
          <w:numId w:val="30"/>
        </w:numPr>
        <w:tabs>
          <w:tab w:val="left" w:pos="270"/>
        </w:tabs>
        <w:ind w:left="90" w:hanging="180"/>
        <w:rPr>
          <w:b/>
          <w:u w:val="single"/>
        </w:rPr>
      </w:pPr>
      <w:r w:rsidRPr="00753A06">
        <w:rPr>
          <w:b/>
          <w:u w:val="single"/>
        </w:rPr>
        <w:t>E-mail communication with the applicant</w:t>
      </w:r>
    </w:p>
    <w:p w14:paraId="2A3FA07E" w14:textId="77777777" w:rsidR="00F74C56" w:rsidRPr="00841798" w:rsidRDefault="00A27317" w:rsidP="00841798">
      <w:pPr>
        <w:jc w:val="both"/>
        <w:rPr>
          <w:rFonts w:ascii="Times New Roman" w:hAnsi="Times New Roman" w:cs="Times New Roman"/>
          <w:color w:val="000000" w:themeColor="text1"/>
          <w:sz w:val="24"/>
          <w:szCs w:val="24"/>
        </w:rPr>
      </w:pPr>
      <w:r w:rsidRPr="00841798">
        <w:rPr>
          <w:rFonts w:ascii="Times New Roman" w:hAnsi="Times New Roman" w:cs="Times New Roman"/>
          <w:color w:val="000000" w:themeColor="text1"/>
          <w:sz w:val="24"/>
          <w:szCs w:val="24"/>
        </w:rPr>
        <w:t>It will provide the features which will send email to applicant and schedule meeting with applicants.</w:t>
      </w:r>
    </w:p>
    <w:p w14:paraId="65FCD025" w14:textId="77777777" w:rsidR="00A27317" w:rsidRPr="00753A06" w:rsidRDefault="00A27317" w:rsidP="00C36A76">
      <w:pPr>
        <w:pStyle w:val="Bodycopy"/>
        <w:numPr>
          <w:ilvl w:val="0"/>
          <w:numId w:val="30"/>
        </w:numPr>
        <w:ind w:left="270"/>
        <w:rPr>
          <w:rFonts w:eastAsia="Times New Roman"/>
          <w:b/>
          <w:u w:val="single"/>
        </w:rPr>
      </w:pPr>
      <w:r w:rsidRPr="00753A06">
        <w:rPr>
          <w:b/>
          <w:u w:val="single"/>
        </w:rPr>
        <w:t>Fill questionnaires for each applicant (for instance preliminary questionnaires)</w:t>
      </w:r>
    </w:p>
    <w:p w14:paraId="2ECA1B7F" w14:textId="77777777" w:rsidR="009E3C55" w:rsidRPr="00C253D0" w:rsidRDefault="00A27317" w:rsidP="00CA2418">
      <w:pPr>
        <w:pStyle w:val="sphinx-has-comment"/>
        <w:shd w:val="clear" w:color="auto" w:fill="FFFFFF"/>
        <w:spacing w:before="0" w:beforeAutospacing="0" w:after="150" w:afterAutospacing="0"/>
        <w:jc w:val="both"/>
        <w:rPr>
          <w:color w:val="000000" w:themeColor="text1"/>
        </w:rPr>
      </w:pPr>
      <w:r w:rsidRPr="00A27317">
        <w:rPr>
          <w:color w:val="000000" w:themeColor="text1"/>
        </w:rPr>
        <w:t xml:space="preserve">This will be using questionnaires as a tool to interview a job applicant. </w:t>
      </w:r>
      <w:r>
        <w:rPr>
          <w:color w:val="000000" w:themeColor="text1"/>
        </w:rPr>
        <w:t>A survey form will be configured for set of questions and answers prepared for the selected applicants.</w:t>
      </w:r>
    </w:p>
    <w:p w14:paraId="1A8D9AE0" w14:textId="77777777" w:rsidR="00285CE7" w:rsidRPr="00285CE7" w:rsidRDefault="00285CE7" w:rsidP="00285CE7">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f</w:t>
      </w:r>
      <w:r w:rsidRPr="00285CE7">
        <w:rPr>
          <w:rFonts w:ascii="Times New Roman" w:hAnsi="Times New Roman" w:cs="Times New Roman"/>
          <w:color w:val="000000" w:themeColor="text1"/>
          <w:sz w:val="24"/>
          <w:szCs w:val="24"/>
        </w:rPr>
        <w:t>eature</w:t>
      </w:r>
      <w:r>
        <w:rPr>
          <w:rFonts w:ascii="Times New Roman" w:hAnsi="Times New Roman" w:cs="Times New Roman"/>
          <w:color w:val="000000" w:themeColor="text1"/>
          <w:sz w:val="24"/>
          <w:szCs w:val="24"/>
        </w:rPr>
        <w:t>s</w:t>
      </w:r>
      <w:r w:rsidRPr="00285CE7">
        <w:rPr>
          <w:rFonts w:ascii="Times New Roman" w:hAnsi="Times New Roman" w:cs="Times New Roman"/>
          <w:color w:val="000000" w:themeColor="text1"/>
          <w:sz w:val="24"/>
          <w:szCs w:val="24"/>
        </w:rPr>
        <w:t xml:space="preserve"> o</w:t>
      </w:r>
      <w:r w:rsidR="00AD0433">
        <w:rPr>
          <w:rFonts w:ascii="Times New Roman" w:hAnsi="Times New Roman" w:cs="Times New Roman"/>
          <w:color w:val="000000" w:themeColor="text1"/>
          <w:sz w:val="24"/>
          <w:szCs w:val="24"/>
        </w:rPr>
        <w:t>f HR d</w:t>
      </w:r>
      <w:r w:rsidR="00AD0433" w:rsidRPr="00AD0433">
        <w:rPr>
          <w:rFonts w:ascii="Times New Roman" w:hAnsi="Times New Roman" w:cs="Times New Roman"/>
          <w:color w:val="000000" w:themeColor="text1"/>
          <w:sz w:val="24"/>
          <w:szCs w:val="24"/>
        </w:rPr>
        <w:t>eparture</w:t>
      </w:r>
      <w:r>
        <w:rPr>
          <w:rFonts w:ascii="Times New Roman" w:hAnsi="Times New Roman" w:cs="Times New Roman"/>
          <w:color w:val="000000" w:themeColor="text1"/>
          <w:sz w:val="24"/>
          <w:szCs w:val="24"/>
        </w:rPr>
        <w:t xml:space="preserve"> Process</w:t>
      </w:r>
      <w:r w:rsidRPr="00285CE7">
        <w:rPr>
          <w:rFonts w:ascii="Times New Roman" w:hAnsi="Times New Roman" w:cs="Times New Roman"/>
          <w:color w:val="000000" w:themeColor="text1"/>
          <w:sz w:val="24"/>
          <w:szCs w:val="24"/>
        </w:rPr>
        <w:t xml:space="preserve"> will be the following list</w:t>
      </w:r>
      <w:r>
        <w:rPr>
          <w:rFonts w:ascii="Times New Roman" w:hAnsi="Times New Roman" w:cs="Times New Roman"/>
          <w:color w:val="000000" w:themeColor="text1"/>
          <w:sz w:val="24"/>
          <w:szCs w:val="24"/>
        </w:rPr>
        <w:t>:</w:t>
      </w:r>
    </w:p>
    <w:p w14:paraId="457B3EA5" w14:textId="77777777" w:rsidR="00285CE7" w:rsidRPr="00285CE7" w:rsidRDefault="00285CE7" w:rsidP="00285CE7">
      <w:pPr>
        <w:pStyle w:val="ListParagraph"/>
        <w:numPr>
          <w:ilvl w:val="0"/>
          <w:numId w:val="22"/>
        </w:numPr>
        <w:rPr>
          <w:rFonts w:ascii="Times New Roman" w:hAnsi="Times New Roman" w:cs="Times New Roman"/>
          <w:color w:val="000000" w:themeColor="text1"/>
          <w:sz w:val="24"/>
          <w:szCs w:val="24"/>
        </w:rPr>
      </w:pPr>
      <w:r w:rsidRPr="00285CE7">
        <w:rPr>
          <w:rFonts w:ascii="Times New Roman" w:hAnsi="Times New Roman" w:cs="Times New Roman"/>
          <w:iCs/>
          <w:color w:val="000000" w:themeColor="text1"/>
          <w:sz w:val="24"/>
          <w:szCs w:val="24"/>
          <w:shd w:val="clear" w:color="auto" w:fill="FFFFFF"/>
        </w:rPr>
        <w:t>Configure Checklists For Exit Process</w:t>
      </w:r>
    </w:p>
    <w:p w14:paraId="241F0D6B" w14:textId="77777777" w:rsidR="00285CE7" w:rsidRPr="00285CE7" w:rsidRDefault="00285CE7" w:rsidP="00285CE7">
      <w:pPr>
        <w:pStyle w:val="ListParagraph"/>
        <w:numPr>
          <w:ilvl w:val="0"/>
          <w:numId w:val="22"/>
        </w:numPr>
        <w:rPr>
          <w:rFonts w:ascii="Times New Roman" w:hAnsi="Times New Roman" w:cs="Times New Roman"/>
          <w:color w:val="000000" w:themeColor="text1"/>
          <w:sz w:val="24"/>
          <w:szCs w:val="24"/>
        </w:rPr>
      </w:pPr>
      <w:r w:rsidRPr="00285CE7">
        <w:rPr>
          <w:rFonts w:ascii="Times New Roman" w:hAnsi="Times New Roman" w:cs="Times New Roman"/>
          <w:iCs/>
          <w:color w:val="000000" w:themeColor="text1"/>
          <w:sz w:val="24"/>
          <w:szCs w:val="24"/>
          <w:shd w:val="clear" w:color="auto" w:fill="FFFFFF"/>
        </w:rPr>
        <w:lastRenderedPageBreak/>
        <w:t>Employee Exit Request</w:t>
      </w:r>
    </w:p>
    <w:p w14:paraId="565294AA" w14:textId="77777777" w:rsidR="00285CE7" w:rsidRPr="00285CE7" w:rsidRDefault="00285CE7" w:rsidP="00285CE7">
      <w:pPr>
        <w:pStyle w:val="ListParagraph"/>
        <w:numPr>
          <w:ilvl w:val="0"/>
          <w:numId w:val="22"/>
        </w:numPr>
        <w:rPr>
          <w:rFonts w:ascii="Times New Roman" w:hAnsi="Times New Roman" w:cs="Times New Roman"/>
          <w:color w:val="000000" w:themeColor="text1"/>
          <w:sz w:val="24"/>
          <w:szCs w:val="24"/>
        </w:rPr>
      </w:pPr>
      <w:r w:rsidRPr="00285CE7">
        <w:rPr>
          <w:rFonts w:ascii="Times New Roman" w:hAnsi="Times New Roman" w:cs="Times New Roman"/>
          <w:iCs/>
          <w:color w:val="000000" w:themeColor="text1"/>
          <w:sz w:val="24"/>
          <w:szCs w:val="24"/>
          <w:shd w:val="clear" w:color="auto" w:fill="FFFFFF"/>
        </w:rPr>
        <w:t xml:space="preserve"> Employee Exit Checklists</w:t>
      </w:r>
    </w:p>
    <w:p w14:paraId="391E32F2" w14:textId="77777777" w:rsidR="00285CE7" w:rsidRPr="00C253D0" w:rsidRDefault="00285CE7" w:rsidP="00285CE7">
      <w:pPr>
        <w:pStyle w:val="ListParagraph"/>
        <w:numPr>
          <w:ilvl w:val="0"/>
          <w:numId w:val="22"/>
        </w:numPr>
        <w:rPr>
          <w:rFonts w:ascii="Times New Roman" w:hAnsi="Times New Roman" w:cs="Times New Roman"/>
          <w:color w:val="000000" w:themeColor="text1"/>
          <w:sz w:val="24"/>
          <w:szCs w:val="24"/>
        </w:rPr>
      </w:pPr>
      <w:r w:rsidRPr="00285CE7">
        <w:rPr>
          <w:rFonts w:ascii="Times New Roman" w:hAnsi="Times New Roman" w:cs="Times New Roman"/>
          <w:iCs/>
          <w:color w:val="000000" w:themeColor="text1"/>
          <w:sz w:val="24"/>
          <w:szCs w:val="24"/>
          <w:shd w:val="clear" w:color="auto" w:fill="FFFFFF"/>
        </w:rPr>
        <w:t>Print Employee Exit PDF Report.</w:t>
      </w:r>
    </w:p>
    <w:p w14:paraId="56954B0D" w14:textId="77777777" w:rsidR="00C253D0" w:rsidRPr="00285CE7" w:rsidRDefault="00C253D0" w:rsidP="00C253D0">
      <w:pPr>
        <w:pStyle w:val="ListParagraph"/>
        <w:ind w:left="1440"/>
        <w:rPr>
          <w:rFonts w:ascii="Times New Roman" w:hAnsi="Times New Roman" w:cs="Times New Roman"/>
          <w:color w:val="000000" w:themeColor="text1"/>
          <w:sz w:val="24"/>
          <w:szCs w:val="24"/>
        </w:rPr>
      </w:pPr>
    </w:p>
    <w:p w14:paraId="386D0318" w14:textId="77777777" w:rsidR="00285CE7" w:rsidRPr="004B3396" w:rsidRDefault="00285CE7" w:rsidP="004B3396">
      <w:pPr>
        <w:pStyle w:val="ListParagraph"/>
        <w:numPr>
          <w:ilvl w:val="0"/>
          <w:numId w:val="40"/>
        </w:numPr>
        <w:ind w:left="90"/>
        <w:rPr>
          <w:rFonts w:ascii="Times New Roman" w:hAnsi="Times New Roman" w:cs="Times New Roman"/>
          <w:b/>
          <w:iCs/>
          <w:color w:val="000000" w:themeColor="text1"/>
          <w:sz w:val="24"/>
          <w:szCs w:val="24"/>
          <w:u w:val="single"/>
          <w:shd w:val="clear" w:color="auto" w:fill="FFFFFF"/>
        </w:rPr>
      </w:pPr>
      <w:r w:rsidRPr="004B3396">
        <w:rPr>
          <w:rFonts w:ascii="Times New Roman" w:hAnsi="Times New Roman" w:cs="Times New Roman"/>
          <w:b/>
          <w:iCs/>
          <w:color w:val="000000" w:themeColor="text1"/>
          <w:sz w:val="24"/>
          <w:szCs w:val="24"/>
          <w:u w:val="single"/>
          <w:shd w:val="clear" w:color="auto" w:fill="FFFFFF"/>
        </w:rPr>
        <w:t>Configure Checklists for Exit Process</w:t>
      </w:r>
    </w:p>
    <w:p w14:paraId="491C9399" w14:textId="77777777" w:rsidR="00285CE7" w:rsidRDefault="00285CE7" w:rsidP="00CA2418">
      <w:pPr>
        <w:jc w:val="both"/>
        <w:rPr>
          <w:rFonts w:ascii="Times New Roman" w:hAnsi="Times New Roman" w:cs="Times New Roman"/>
          <w:iCs/>
          <w:color w:val="000000" w:themeColor="text1"/>
          <w:sz w:val="24"/>
          <w:szCs w:val="24"/>
          <w:shd w:val="clear" w:color="auto" w:fill="FFFFFF"/>
        </w:rPr>
      </w:pPr>
      <w:r w:rsidRPr="00285CE7">
        <w:rPr>
          <w:rFonts w:ascii="Times New Roman" w:hAnsi="Times New Roman" w:cs="Times New Roman"/>
          <w:iCs/>
          <w:color w:val="000000" w:themeColor="text1"/>
          <w:sz w:val="24"/>
          <w:szCs w:val="24"/>
          <w:shd w:val="clear" w:color="auto" w:fill="FFFFFF"/>
        </w:rPr>
        <w:t>This configuration allow organization to setup all checklist which must be pass before employee Exit Company. This is kind of initial setup and will be used during exit process</w:t>
      </w:r>
      <w:r>
        <w:rPr>
          <w:rFonts w:ascii="Times New Roman" w:hAnsi="Times New Roman" w:cs="Times New Roman"/>
          <w:iCs/>
          <w:color w:val="000000" w:themeColor="text1"/>
          <w:sz w:val="24"/>
          <w:szCs w:val="24"/>
          <w:shd w:val="clear" w:color="auto" w:fill="FFFFFF"/>
        </w:rPr>
        <w:t>.</w:t>
      </w:r>
    </w:p>
    <w:p w14:paraId="6857334A" w14:textId="77777777" w:rsidR="00285CE7" w:rsidRPr="004B3396" w:rsidRDefault="00285CE7" w:rsidP="004B3396">
      <w:pPr>
        <w:pStyle w:val="ListParagraph"/>
        <w:numPr>
          <w:ilvl w:val="0"/>
          <w:numId w:val="40"/>
        </w:numPr>
        <w:ind w:left="90"/>
        <w:rPr>
          <w:rFonts w:ascii="Times New Roman" w:hAnsi="Times New Roman" w:cs="Times New Roman"/>
          <w:b/>
          <w:iCs/>
          <w:color w:val="000000" w:themeColor="text1"/>
          <w:sz w:val="24"/>
          <w:szCs w:val="24"/>
          <w:u w:val="single"/>
          <w:shd w:val="clear" w:color="auto" w:fill="FFFFFF"/>
        </w:rPr>
      </w:pPr>
      <w:r w:rsidRPr="004B3396">
        <w:rPr>
          <w:rFonts w:ascii="Times New Roman" w:hAnsi="Times New Roman" w:cs="Times New Roman"/>
          <w:b/>
          <w:iCs/>
          <w:color w:val="000000" w:themeColor="text1"/>
          <w:sz w:val="24"/>
          <w:szCs w:val="24"/>
          <w:u w:val="single"/>
          <w:shd w:val="clear" w:color="auto" w:fill="FFFFFF"/>
        </w:rPr>
        <w:t>Employee Exit Request</w:t>
      </w:r>
    </w:p>
    <w:p w14:paraId="74578E7F" w14:textId="77777777" w:rsidR="00060951" w:rsidRDefault="00285CE7" w:rsidP="00841798">
      <w:pPr>
        <w:jc w:val="both"/>
        <w:rPr>
          <w:rFonts w:ascii="Times New Roman" w:hAnsi="Times New Roman" w:cs="Times New Roman"/>
          <w:color w:val="000000" w:themeColor="text1"/>
          <w:sz w:val="24"/>
          <w:szCs w:val="24"/>
        </w:rPr>
      </w:pPr>
      <w:r w:rsidRPr="00285CE7">
        <w:rPr>
          <w:rFonts w:ascii="Times New Roman" w:hAnsi="Times New Roman" w:cs="Times New Roman"/>
          <w:color w:val="000000" w:themeColor="text1"/>
          <w:sz w:val="24"/>
          <w:szCs w:val="24"/>
        </w:rPr>
        <w:t>This will allow employee to request for exit in organization</w:t>
      </w:r>
      <w:r w:rsidR="00D82515">
        <w:rPr>
          <w:rFonts w:ascii="Times New Roman" w:hAnsi="Times New Roman" w:cs="Times New Roman"/>
          <w:color w:val="000000" w:themeColor="text1"/>
          <w:sz w:val="24"/>
          <w:szCs w:val="24"/>
        </w:rPr>
        <w:t>. Employee will apply for exit</w:t>
      </w:r>
      <w:r w:rsidRPr="00285CE7">
        <w:rPr>
          <w:rFonts w:ascii="Times New Roman" w:hAnsi="Times New Roman" w:cs="Times New Roman"/>
          <w:color w:val="000000" w:themeColor="text1"/>
          <w:sz w:val="24"/>
          <w:szCs w:val="24"/>
        </w:rPr>
        <w:t xml:space="preserve"> request and </w:t>
      </w:r>
      <w:r w:rsidR="00D82515">
        <w:rPr>
          <w:rFonts w:ascii="Times New Roman" w:hAnsi="Times New Roman" w:cs="Times New Roman"/>
          <w:color w:val="000000" w:themeColor="text1"/>
          <w:sz w:val="24"/>
          <w:szCs w:val="24"/>
        </w:rPr>
        <w:t xml:space="preserve">then </w:t>
      </w:r>
      <w:r w:rsidRPr="00285CE7">
        <w:rPr>
          <w:rFonts w:ascii="Times New Roman" w:hAnsi="Times New Roman" w:cs="Times New Roman"/>
          <w:color w:val="000000" w:themeColor="text1"/>
          <w:sz w:val="24"/>
          <w:szCs w:val="24"/>
        </w:rPr>
        <w:t>confirm request and then it will be passed to workflow of approvals.</w:t>
      </w:r>
      <w:r w:rsidRPr="00285CE7">
        <w:rPr>
          <w:rFonts w:ascii="Times New Roman" w:hAnsi="Times New Roman" w:cs="Times New Roman"/>
          <w:iCs/>
          <w:color w:val="000000" w:themeColor="text1"/>
          <w:sz w:val="24"/>
          <w:szCs w:val="24"/>
        </w:rPr>
        <w:t> </w:t>
      </w:r>
      <w:r w:rsidR="00D82515">
        <w:rPr>
          <w:rFonts w:ascii="Times New Roman" w:hAnsi="Times New Roman" w:cs="Times New Roman"/>
          <w:iCs/>
          <w:color w:val="000000" w:themeColor="text1"/>
          <w:sz w:val="24"/>
          <w:szCs w:val="24"/>
        </w:rPr>
        <w:t>Draft Confirmed request will be a</w:t>
      </w:r>
      <w:r w:rsidRPr="00285CE7">
        <w:rPr>
          <w:rFonts w:ascii="Times New Roman" w:hAnsi="Times New Roman" w:cs="Times New Roman"/>
          <w:iCs/>
          <w:color w:val="000000" w:themeColor="text1"/>
          <w:sz w:val="24"/>
          <w:szCs w:val="24"/>
        </w:rPr>
        <w:t xml:space="preserve">pproved by </w:t>
      </w:r>
      <w:r w:rsidR="00D82515" w:rsidRPr="00285CE7">
        <w:rPr>
          <w:rFonts w:ascii="Times New Roman" w:hAnsi="Times New Roman" w:cs="Times New Roman"/>
          <w:iCs/>
          <w:color w:val="000000" w:themeColor="text1"/>
          <w:sz w:val="24"/>
          <w:szCs w:val="24"/>
        </w:rPr>
        <w:t>Department</w:t>
      </w:r>
      <w:r w:rsidR="00D82515">
        <w:rPr>
          <w:rFonts w:ascii="Times New Roman" w:hAnsi="Times New Roman" w:cs="Times New Roman"/>
          <w:iCs/>
          <w:color w:val="000000" w:themeColor="text1"/>
          <w:sz w:val="24"/>
          <w:szCs w:val="24"/>
        </w:rPr>
        <w:t xml:space="preserve"> head/line manager (according to configuration). It will be a</w:t>
      </w:r>
      <w:r w:rsidR="00D82515" w:rsidRPr="00285CE7">
        <w:rPr>
          <w:rFonts w:ascii="Times New Roman" w:hAnsi="Times New Roman" w:cs="Times New Roman"/>
          <w:iCs/>
          <w:color w:val="000000" w:themeColor="text1"/>
          <w:sz w:val="24"/>
          <w:szCs w:val="24"/>
        </w:rPr>
        <w:t>pproved</w:t>
      </w:r>
      <w:r w:rsidR="00D82515">
        <w:rPr>
          <w:rFonts w:ascii="Times New Roman" w:hAnsi="Times New Roman" w:cs="Times New Roman"/>
          <w:iCs/>
          <w:color w:val="000000" w:themeColor="text1"/>
          <w:sz w:val="24"/>
          <w:szCs w:val="24"/>
        </w:rPr>
        <w:t xml:space="preserve"> by HR and then by General Manager. </w:t>
      </w:r>
      <w:r w:rsidR="00D82515">
        <w:rPr>
          <w:rFonts w:ascii="Times New Roman" w:hAnsi="Times New Roman" w:cs="Times New Roman"/>
          <w:color w:val="000000" w:themeColor="text1"/>
          <w:sz w:val="24"/>
          <w:szCs w:val="24"/>
        </w:rPr>
        <w:t xml:space="preserve">This module </w:t>
      </w:r>
      <w:r w:rsidRPr="00285CE7">
        <w:rPr>
          <w:rFonts w:ascii="Times New Roman" w:hAnsi="Times New Roman" w:cs="Times New Roman"/>
          <w:color w:val="000000" w:themeColor="text1"/>
          <w:sz w:val="24"/>
          <w:szCs w:val="24"/>
        </w:rPr>
        <w:t>have inte</w:t>
      </w:r>
      <w:r w:rsidR="00D82515">
        <w:rPr>
          <w:rFonts w:ascii="Times New Roman" w:hAnsi="Times New Roman" w:cs="Times New Roman"/>
          <w:color w:val="000000" w:themeColor="text1"/>
          <w:sz w:val="24"/>
          <w:szCs w:val="24"/>
        </w:rPr>
        <w:t>g</w:t>
      </w:r>
      <w:r w:rsidRPr="00285CE7">
        <w:rPr>
          <w:rFonts w:ascii="Times New Roman" w:hAnsi="Times New Roman" w:cs="Times New Roman"/>
          <w:color w:val="000000" w:themeColor="text1"/>
          <w:sz w:val="24"/>
          <w:szCs w:val="24"/>
        </w:rPr>
        <w:t xml:space="preserve">rated calendar meetings and survey on exit process form. This will allow HR department to arrange meetings with </w:t>
      </w:r>
      <w:r w:rsidR="00D82515" w:rsidRPr="00285CE7">
        <w:rPr>
          <w:rFonts w:ascii="Times New Roman" w:hAnsi="Times New Roman" w:cs="Times New Roman"/>
          <w:color w:val="000000" w:themeColor="text1"/>
          <w:sz w:val="24"/>
          <w:szCs w:val="24"/>
        </w:rPr>
        <w:t>various</w:t>
      </w:r>
      <w:r w:rsidRPr="00285CE7">
        <w:rPr>
          <w:rFonts w:ascii="Times New Roman" w:hAnsi="Times New Roman" w:cs="Times New Roman"/>
          <w:color w:val="000000" w:themeColor="text1"/>
          <w:sz w:val="24"/>
          <w:szCs w:val="24"/>
        </w:rPr>
        <w:t xml:space="preserve"> departments and also ask employee to fill exit survey. </w:t>
      </w:r>
    </w:p>
    <w:p w14:paraId="5E029E90" w14:textId="77777777" w:rsidR="007A5F81" w:rsidRPr="004B3396" w:rsidRDefault="007A5F81" w:rsidP="004B3396">
      <w:pPr>
        <w:pStyle w:val="ListParagraph"/>
        <w:numPr>
          <w:ilvl w:val="0"/>
          <w:numId w:val="40"/>
        </w:numPr>
        <w:ind w:left="270"/>
        <w:rPr>
          <w:rFonts w:ascii="Times New Roman" w:hAnsi="Times New Roman" w:cs="Times New Roman"/>
          <w:b/>
          <w:bCs/>
          <w:color w:val="000000" w:themeColor="text1"/>
          <w:spacing w:val="-2"/>
          <w:sz w:val="24"/>
          <w:szCs w:val="24"/>
          <w:u w:val="single"/>
        </w:rPr>
      </w:pPr>
      <w:r w:rsidRPr="004B3396">
        <w:rPr>
          <w:rFonts w:ascii="Times New Roman" w:hAnsi="Times New Roman" w:cs="Times New Roman"/>
          <w:b/>
          <w:bCs/>
          <w:color w:val="000000" w:themeColor="text1"/>
          <w:spacing w:val="-2"/>
          <w:sz w:val="24"/>
          <w:szCs w:val="24"/>
          <w:u w:val="single"/>
        </w:rPr>
        <w:t>Employee Exit Checklists</w:t>
      </w:r>
    </w:p>
    <w:p w14:paraId="2589E10B" w14:textId="77777777" w:rsidR="007A5F81" w:rsidRDefault="007A5F81" w:rsidP="00CA2418">
      <w:pPr>
        <w:jc w:val="both"/>
        <w:rPr>
          <w:rFonts w:ascii="Times New Roman" w:hAnsi="Times New Roman" w:cs="Times New Roman"/>
          <w:color w:val="000000" w:themeColor="text1"/>
          <w:sz w:val="24"/>
          <w:szCs w:val="24"/>
        </w:rPr>
      </w:pPr>
      <w:r w:rsidRPr="007A5F81">
        <w:rPr>
          <w:rFonts w:ascii="Times New Roman" w:hAnsi="Times New Roman" w:cs="Times New Roman"/>
          <w:color w:val="000000" w:themeColor="text1"/>
          <w:sz w:val="24"/>
          <w:szCs w:val="24"/>
        </w:rPr>
        <w:t>This is checklist request sent to respected department for verification and approval. Once department manager approve exit request all checklists configured in the system will make individual checklist request to respec</w:t>
      </w:r>
      <w:r>
        <w:rPr>
          <w:rFonts w:ascii="Times New Roman" w:hAnsi="Times New Roman" w:cs="Times New Roman"/>
          <w:color w:val="000000" w:themeColor="text1"/>
          <w:sz w:val="24"/>
          <w:szCs w:val="24"/>
        </w:rPr>
        <w:t>ted departments for approval. This module has</w:t>
      </w:r>
      <w:r w:rsidRPr="007A5F81">
        <w:rPr>
          <w:rFonts w:ascii="Times New Roman" w:hAnsi="Times New Roman" w:cs="Times New Roman"/>
          <w:color w:val="000000" w:themeColor="text1"/>
          <w:sz w:val="24"/>
          <w:szCs w:val="24"/>
        </w:rPr>
        <w:t xml:space="preserve"> also added constraint as well, if all checklists are not approved and HR try to a</w:t>
      </w:r>
      <w:r>
        <w:rPr>
          <w:rFonts w:ascii="Times New Roman" w:hAnsi="Times New Roman" w:cs="Times New Roman"/>
          <w:color w:val="000000" w:themeColor="text1"/>
          <w:sz w:val="24"/>
          <w:szCs w:val="24"/>
        </w:rPr>
        <w:t xml:space="preserve">pprove exit request then it will </w:t>
      </w:r>
      <w:r w:rsidRPr="007A5F81">
        <w:rPr>
          <w:rFonts w:ascii="Times New Roman" w:hAnsi="Times New Roman" w:cs="Times New Roman"/>
          <w:color w:val="000000" w:themeColor="text1"/>
          <w:sz w:val="24"/>
          <w:szCs w:val="24"/>
        </w:rPr>
        <w:t>showing warning to HR to make sure all respected departments</w:t>
      </w:r>
      <w:r>
        <w:rPr>
          <w:rFonts w:ascii="Times New Roman" w:hAnsi="Times New Roman" w:cs="Times New Roman"/>
          <w:color w:val="000000" w:themeColor="text1"/>
          <w:sz w:val="24"/>
          <w:szCs w:val="24"/>
        </w:rPr>
        <w:t>’</w:t>
      </w:r>
      <w:r w:rsidRPr="007A5F81">
        <w:rPr>
          <w:rFonts w:ascii="Times New Roman" w:hAnsi="Times New Roman" w:cs="Times New Roman"/>
          <w:color w:val="000000" w:themeColor="text1"/>
          <w:sz w:val="24"/>
          <w:szCs w:val="24"/>
        </w:rPr>
        <w:t xml:space="preserve"> approval</w:t>
      </w:r>
      <w:r>
        <w:rPr>
          <w:rFonts w:ascii="Times New Roman" w:hAnsi="Times New Roman" w:cs="Times New Roman"/>
          <w:color w:val="000000" w:themeColor="text1"/>
          <w:sz w:val="24"/>
          <w:szCs w:val="24"/>
        </w:rPr>
        <w:t xml:space="preserve"> are </w:t>
      </w:r>
      <w:r w:rsidRPr="007A5F81">
        <w:rPr>
          <w:rFonts w:ascii="Times New Roman" w:hAnsi="Times New Roman" w:cs="Times New Roman"/>
          <w:color w:val="000000" w:themeColor="text1"/>
          <w:sz w:val="24"/>
          <w:szCs w:val="24"/>
        </w:rPr>
        <w:t>needed.</w:t>
      </w:r>
    </w:p>
    <w:p w14:paraId="358B1799" w14:textId="77777777" w:rsidR="007A5F81" w:rsidRPr="004B3396" w:rsidRDefault="007A5F81" w:rsidP="004B3396">
      <w:pPr>
        <w:pStyle w:val="ListParagraph"/>
        <w:numPr>
          <w:ilvl w:val="0"/>
          <w:numId w:val="40"/>
        </w:numPr>
        <w:ind w:left="180"/>
        <w:rPr>
          <w:rFonts w:ascii="Times New Roman" w:hAnsi="Times New Roman" w:cs="Times New Roman"/>
          <w:b/>
          <w:color w:val="000000" w:themeColor="text1"/>
          <w:sz w:val="24"/>
          <w:szCs w:val="24"/>
          <w:u w:val="single"/>
        </w:rPr>
      </w:pPr>
      <w:r w:rsidRPr="004B3396">
        <w:rPr>
          <w:rFonts w:ascii="Times New Roman" w:hAnsi="Times New Roman" w:cs="Times New Roman"/>
          <w:b/>
          <w:color w:val="000000" w:themeColor="text1"/>
          <w:sz w:val="24"/>
          <w:szCs w:val="24"/>
          <w:u w:val="single"/>
        </w:rPr>
        <w:t>Print Employee Exit Report</w:t>
      </w:r>
    </w:p>
    <w:p w14:paraId="34150FB1" w14:textId="77777777" w:rsidR="007A5F81" w:rsidRDefault="007A5F81" w:rsidP="007A5F81">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This will allow to print the </w:t>
      </w:r>
      <w:r w:rsidR="00D212E7">
        <w:rPr>
          <w:rFonts w:ascii="Times New Roman" w:hAnsi="Times New Roman" w:cs="Times New Roman"/>
          <w:color w:val="000000" w:themeColor="text1"/>
          <w:sz w:val="24"/>
          <w:szCs w:val="24"/>
        </w:rPr>
        <w:t>employee exit request when it is approved by General Manager.</w:t>
      </w:r>
    </w:p>
    <w:p w14:paraId="2707BB3D" w14:textId="77777777" w:rsidR="009E3C55" w:rsidRPr="007A5F81" w:rsidRDefault="009E3C55" w:rsidP="007A5F81">
      <w:pPr>
        <w:rPr>
          <w:rFonts w:ascii="Times New Roman" w:hAnsi="Times New Roman" w:cs="Times New Roman"/>
          <w:color w:val="000000" w:themeColor="text1"/>
          <w:sz w:val="24"/>
          <w:szCs w:val="24"/>
        </w:rPr>
      </w:pPr>
    </w:p>
    <w:p w14:paraId="6EA6E701" w14:textId="77777777" w:rsidR="008C4EC2" w:rsidRDefault="00A72AF8" w:rsidP="008C4EC2">
      <w:pPr>
        <w:pStyle w:val="Heading2"/>
        <w:rPr>
          <w:b/>
        </w:rPr>
      </w:pPr>
      <w:bookmarkStart w:id="83" w:name="_Toc471908414"/>
      <w:r>
        <w:rPr>
          <w:b/>
        </w:rPr>
        <w:t>3.9</w:t>
      </w:r>
      <w:r w:rsidR="008C4EC2" w:rsidRPr="008C4EC2">
        <w:rPr>
          <w:b/>
        </w:rPr>
        <w:t xml:space="preserve"> Employee Loan</w:t>
      </w:r>
      <w:r w:rsidR="00D045F1">
        <w:rPr>
          <w:b/>
        </w:rPr>
        <w:t xml:space="preserve"> Manag</w:t>
      </w:r>
      <w:r w:rsidR="00060951">
        <w:rPr>
          <w:b/>
        </w:rPr>
        <w:t>e</w:t>
      </w:r>
      <w:r w:rsidR="00D045F1">
        <w:rPr>
          <w:b/>
        </w:rPr>
        <w:t>ment</w:t>
      </w:r>
      <w:bookmarkEnd w:id="83"/>
    </w:p>
    <w:p w14:paraId="13F8F505" w14:textId="77777777" w:rsidR="004A1589" w:rsidRDefault="00A72AF8" w:rsidP="004A1589">
      <w:pPr>
        <w:pStyle w:val="Heading3"/>
        <w:rPr>
          <w:b/>
        </w:rPr>
      </w:pPr>
      <w:bookmarkStart w:id="84" w:name="_Toc471908415"/>
      <w:r>
        <w:rPr>
          <w:b/>
        </w:rPr>
        <w:t>3.9</w:t>
      </w:r>
      <w:r w:rsidR="008C4EC2" w:rsidRPr="008C4EC2">
        <w:rPr>
          <w:b/>
        </w:rPr>
        <w:t>.1 Module overview</w:t>
      </w:r>
      <w:bookmarkEnd w:id="84"/>
    </w:p>
    <w:p w14:paraId="50DC8AC5" w14:textId="77777777" w:rsidR="004A1589" w:rsidRPr="004A1589" w:rsidRDefault="004A1589" w:rsidP="00CA2418">
      <w:pPr>
        <w:pStyle w:val="Bodycopy"/>
        <w:jc w:val="both"/>
        <w:rPr>
          <w:rFonts w:asciiTheme="majorHAnsi" w:eastAsiaTheme="majorEastAsia" w:hAnsiTheme="majorHAnsi" w:cstheme="majorBidi"/>
          <w:b/>
          <w:color w:val="1F4D78" w:themeColor="accent1" w:themeShade="7F"/>
        </w:rPr>
      </w:pPr>
      <w:r w:rsidRPr="004A1589">
        <w:t>HR Loan Management allows any organization to effectively and effortlessly configure any policy for availing the loan, the frequency, the amount of the loan and the recovery. The system takes care of loans made to the employee and is fully integrated to the finance.</w:t>
      </w:r>
    </w:p>
    <w:p w14:paraId="37C48C1F" w14:textId="77777777" w:rsidR="004A1589" w:rsidRDefault="004A1589" w:rsidP="004A1589">
      <w:pPr>
        <w:pStyle w:val="NormalWeb"/>
        <w:shd w:val="clear" w:color="auto" w:fill="FFFFFF"/>
        <w:spacing w:after="0"/>
        <w:jc w:val="both"/>
        <w:rPr>
          <w:rFonts w:ascii="Open Sans" w:hAnsi="Open Sans"/>
          <w:color w:val="777777"/>
          <w:sz w:val="18"/>
          <w:szCs w:val="18"/>
        </w:rPr>
      </w:pPr>
      <w:r w:rsidRPr="004A1589">
        <w:rPr>
          <w:rFonts w:ascii="Open Sans" w:hAnsi="Open Sans"/>
          <w:noProof/>
          <w:color w:val="777777"/>
          <w:sz w:val="18"/>
          <w:szCs w:val="18"/>
        </w:rPr>
        <w:lastRenderedPageBreak/>
        <w:drawing>
          <wp:inline distT="0" distB="0" distL="0" distR="0" wp14:anchorId="5A5AA550" wp14:editId="6284DB9B">
            <wp:extent cx="6228715" cy="3524250"/>
            <wp:effectExtent l="0" t="0" r="635" b="0"/>
            <wp:docPr id="6" name="Picture 6" descr="C:\Users\nahar.kamrun\Desktop\loanmanag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C:\Users\nahar.kamrun\Desktop\loanmanagement.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230394" cy="3525200"/>
                    </a:xfrm>
                    <a:prstGeom prst="rect">
                      <a:avLst/>
                    </a:prstGeom>
                    <a:noFill/>
                    <a:ln>
                      <a:noFill/>
                    </a:ln>
                  </pic:spPr>
                </pic:pic>
              </a:graphicData>
            </a:graphic>
          </wp:inline>
        </w:drawing>
      </w:r>
    </w:p>
    <w:p w14:paraId="0A4051F7" w14:textId="77777777" w:rsidR="00740D36" w:rsidRDefault="00740D36" w:rsidP="004A1589">
      <w:pPr>
        <w:pStyle w:val="NormalWeb"/>
        <w:shd w:val="clear" w:color="auto" w:fill="FFFFFF"/>
        <w:spacing w:after="0"/>
        <w:jc w:val="both"/>
      </w:pPr>
      <w:r w:rsidRPr="00740D36">
        <w:rPr>
          <w:rFonts w:ascii="Open Sans" w:hAnsi="Open Sans"/>
          <w:b/>
          <w:sz w:val="18"/>
          <w:szCs w:val="18"/>
        </w:rPr>
        <w:t xml:space="preserve">                                                                           </w:t>
      </w:r>
      <w:r w:rsidRPr="00740D36">
        <w:rPr>
          <w:b/>
        </w:rPr>
        <w:t>Fig</w:t>
      </w:r>
      <w:r>
        <w:rPr>
          <w:b/>
        </w:rPr>
        <w:t xml:space="preserve">: </w:t>
      </w:r>
      <w:r>
        <w:t>Loan Management Process</w:t>
      </w:r>
    </w:p>
    <w:p w14:paraId="609515E5" w14:textId="77777777" w:rsidR="00C1470B" w:rsidRPr="00740D36" w:rsidRDefault="00C1470B" w:rsidP="004A1589">
      <w:pPr>
        <w:pStyle w:val="NormalWeb"/>
        <w:shd w:val="clear" w:color="auto" w:fill="FFFFFF"/>
        <w:spacing w:after="0"/>
        <w:jc w:val="both"/>
      </w:pPr>
    </w:p>
    <w:p w14:paraId="5275CFA0" w14:textId="77777777" w:rsidR="00740D36" w:rsidRDefault="00A72AF8" w:rsidP="00740D36">
      <w:pPr>
        <w:pStyle w:val="Heading3"/>
        <w:rPr>
          <w:b/>
        </w:rPr>
      </w:pPr>
      <w:bookmarkStart w:id="85" w:name="_Toc471908416"/>
      <w:r>
        <w:rPr>
          <w:b/>
        </w:rPr>
        <w:t>3.9</w:t>
      </w:r>
      <w:r w:rsidR="00740D36">
        <w:rPr>
          <w:b/>
        </w:rPr>
        <w:t xml:space="preserve">.2 </w:t>
      </w:r>
      <w:proofErr w:type="gramStart"/>
      <w:r w:rsidR="00740D36">
        <w:rPr>
          <w:b/>
        </w:rPr>
        <w:t>To</w:t>
      </w:r>
      <w:proofErr w:type="gramEnd"/>
      <w:r w:rsidR="00740D36">
        <w:rPr>
          <w:b/>
        </w:rPr>
        <w:t xml:space="preserve"> Be System</w:t>
      </w:r>
      <w:bookmarkEnd w:id="85"/>
    </w:p>
    <w:p w14:paraId="0CAB1A60" w14:textId="77777777" w:rsidR="008C4EC2" w:rsidRPr="00D045F1" w:rsidRDefault="004A0C07" w:rsidP="008C4EC2">
      <w:pPr>
        <w:rPr>
          <w:rFonts w:ascii="Times New Roman" w:hAnsi="Times New Roman" w:cs="Times New Roman"/>
          <w:sz w:val="24"/>
          <w:szCs w:val="24"/>
        </w:rPr>
      </w:pPr>
      <w:r w:rsidRPr="00D045F1">
        <w:rPr>
          <w:rFonts w:ascii="Times New Roman" w:hAnsi="Times New Roman" w:cs="Times New Roman"/>
          <w:sz w:val="24"/>
          <w:szCs w:val="24"/>
        </w:rPr>
        <w:t xml:space="preserve">The following will be the </w:t>
      </w:r>
      <w:r w:rsidR="00D045F1" w:rsidRPr="00D045F1">
        <w:rPr>
          <w:rFonts w:ascii="Times New Roman" w:hAnsi="Times New Roman" w:cs="Times New Roman"/>
          <w:sz w:val="24"/>
          <w:szCs w:val="24"/>
        </w:rPr>
        <w:t>features in HR loan Management Module</w:t>
      </w:r>
      <w:r w:rsidR="00D045F1">
        <w:rPr>
          <w:rFonts w:ascii="Times New Roman" w:hAnsi="Times New Roman" w:cs="Times New Roman"/>
          <w:sz w:val="24"/>
          <w:szCs w:val="24"/>
        </w:rPr>
        <w:t>:</w:t>
      </w:r>
    </w:p>
    <w:p w14:paraId="1B1F81E9" w14:textId="77777777" w:rsidR="00D045F1" w:rsidRDefault="00D045F1" w:rsidP="00D045F1">
      <w:pPr>
        <w:numPr>
          <w:ilvl w:val="0"/>
          <w:numId w:val="37"/>
        </w:numPr>
        <w:shd w:val="clear" w:color="auto" w:fill="FFFFFF"/>
        <w:spacing w:before="100" w:beforeAutospacing="1" w:after="100" w:afterAutospacing="1"/>
        <w:rPr>
          <w:rFonts w:ascii="Times New Roman" w:eastAsia="Times New Roman" w:hAnsi="Times New Roman" w:cs="Times New Roman"/>
          <w:color w:val="auto"/>
          <w:sz w:val="24"/>
          <w:szCs w:val="24"/>
        </w:rPr>
      </w:pPr>
      <w:r w:rsidRPr="00D045F1">
        <w:rPr>
          <w:rFonts w:ascii="Times New Roman" w:eastAsia="Times New Roman" w:hAnsi="Times New Roman" w:cs="Times New Roman"/>
          <w:color w:val="auto"/>
          <w:sz w:val="24"/>
          <w:szCs w:val="24"/>
        </w:rPr>
        <w:t xml:space="preserve">Loan Request and </w:t>
      </w:r>
      <w:r w:rsidR="00665A27">
        <w:rPr>
          <w:rFonts w:ascii="Times New Roman" w:eastAsia="Times New Roman" w:hAnsi="Times New Roman" w:cs="Times New Roman"/>
          <w:color w:val="auto"/>
          <w:sz w:val="24"/>
          <w:szCs w:val="24"/>
        </w:rPr>
        <w:t xml:space="preserve"> double layer </w:t>
      </w:r>
      <w:r w:rsidRPr="00D045F1">
        <w:rPr>
          <w:rFonts w:ascii="Times New Roman" w:eastAsia="Times New Roman" w:hAnsi="Times New Roman" w:cs="Times New Roman"/>
          <w:color w:val="auto"/>
          <w:sz w:val="24"/>
          <w:szCs w:val="24"/>
        </w:rPr>
        <w:t>Approval</w:t>
      </w:r>
      <w:r w:rsidR="00665A27">
        <w:rPr>
          <w:rFonts w:ascii="Times New Roman" w:eastAsia="Times New Roman" w:hAnsi="Times New Roman" w:cs="Times New Roman"/>
          <w:color w:val="auto"/>
          <w:sz w:val="24"/>
          <w:szCs w:val="24"/>
        </w:rPr>
        <w:t xml:space="preserve"> for the specific loan</w:t>
      </w:r>
    </w:p>
    <w:p w14:paraId="22C7817E" w14:textId="77777777" w:rsidR="0047491A" w:rsidRPr="00D045F1" w:rsidRDefault="0047491A" w:rsidP="00D045F1">
      <w:pPr>
        <w:numPr>
          <w:ilvl w:val="0"/>
          <w:numId w:val="37"/>
        </w:numPr>
        <w:shd w:val="clear" w:color="auto" w:fill="FFFFFF"/>
        <w:spacing w:before="100" w:beforeAutospacing="1" w:after="100" w:afterAutospacing="1"/>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 xml:space="preserve">Approver may approve/reject the loan </w:t>
      </w:r>
    </w:p>
    <w:p w14:paraId="5ABF7AF1" w14:textId="77777777" w:rsidR="00D045F1" w:rsidRPr="00D045F1" w:rsidRDefault="00D045F1" w:rsidP="00D045F1">
      <w:pPr>
        <w:numPr>
          <w:ilvl w:val="0"/>
          <w:numId w:val="37"/>
        </w:numPr>
        <w:shd w:val="clear" w:color="auto" w:fill="FFFFFF"/>
        <w:spacing w:before="100" w:beforeAutospacing="1" w:after="100" w:afterAutospacing="1"/>
        <w:rPr>
          <w:rFonts w:ascii="Times New Roman" w:eastAsia="Times New Roman" w:hAnsi="Times New Roman" w:cs="Times New Roman"/>
          <w:color w:val="auto"/>
          <w:sz w:val="24"/>
          <w:szCs w:val="24"/>
        </w:rPr>
      </w:pPr>
      <w:r w:rsidRPr="00D045F1">
        <w:rPr>
          <w:rFonts w:ascii="Times New Roman" w:eastAsia="Times New Roman" w:hAnsi="Times New Roman" w:cs="Times New Roman"/>
          <w:color w:val="auto"/>
          <w:sz w:val="24"/>
          <w:szCs w:val="24"/>
        </w:rPr>
        <w:t>Loan Disbursement by Accountant</w:t>
      </w:r>
    </w:p>
    <w:p w14:paraId="7EDC43EB" w14:textId="77777777" w:rsidR="00D045F1" w:rsidRPr="00D045F1" w:rsidRDefault="00D045F1" w:rsidP="00D045F1">
      <w:pPr>
        <w:numPr>
          <w:ilvl w:val="0"/>
          <w:numId w:val="37"/>
        </w:numPr>
        <w:shd w:val="clear" w:color="auto" w:fill="FFFFFF"/>
        <w:spacing w:before="100" w:beforeAutospacing="1" w:after="100" w:afterAutospacing="1"/>
        <w:rPr>
          <w:rFonts w:ascii="Times New Roman" w:eastAsia="Times New Roman" w:hAnsi="Times New Roman" w:cs="Times New Roman"/>
          <w:color w:val="auto"/>
          <w:sz w:val="24"/>
          <w:szCs w:val="24"/>
        </w:rPr>
      </w:pPr>
      <w:r w:rsidRPr="00D045F1">
        <w:rPr>
          <w:rFonts w:ascii="Times New Roman" w:eastAsia="Times New Roman" w:hAnsi="Times New Roman" w:cs="Times New Roman"/>
          <w:color w:val="auto"/>
          <w:sz w:val="24"/>
          <w:szCs w:val="24"/>
        </w:rPr>
        <w:t>Loan Report</w:t>
      </w:r>
    </w:p>
    <w:p w14:paraId="63267C70" w14:textId="77777777" w:rsidR="00D045F1" w:rsidRPr="00D045F1" w:rsidRDefault="00D045F1" w:rsidP="00D045F1">
      <w:pPr>
        <w:numPr>
          <w:ilvl w:val="0"/>
          <w:numId w:val="37"/>
        </w:numPr>
        <w:shd w:val="clear" w:color="auto" w:fill="FFFFFF"/>
        <w:spacing w:before="100" w:beforeAutospacing="1" w:after="100" w:afterAutospacing="1"/>
        <w:rPr>
          <w:rFonts w:ascii="Times New Roman" w:eastAsia="Times New Roman" w:hAnsi="Times New Roman" w:cs="Times New Roman"/>
          <w:color w:val="auto"/>
          <w:sz w:val="24"/>
          <w:szCs w:val="24"/>
        </w:rPr>
      </w:pPr>
      <w:r w:rsidRPr="00D045F1">
        <w:rPr>
          <w:rFonts w:ascii="Times New Roman" w:eastAsia="Times New Roman" w:hAnsi="Times New Roman" w:cs="Times New Roman"/>
          <w:color w:val="auto"/>
          <w:sz w:val="24"/>
          <w:szCs w:val="24"/>
        </w:rPr>
        <w:t>Loan Proofs Setup</w:t>
      </w:r>
    </w:p>
    <w:p w14:paraId="5680CE72" w14:textId="77777777" w:rsidR="00D045F1" w:rsidRPr="00D045F1" w:rsidRDefault="00D045F1" w:rsidP="00D045F1">
      <w:pPr>
        <w:numPr>
          <w:ilvl w:val="0"/>
          <w:numId w:val="37"/>
        </w:numPr>
        <w:shd w:val="clear" w:color="auto" w:fill="FFFFFF"/>
        <w:spacing w:before="100" w:beforeAutospacing="1" w:after="100" w:afterAutospacing="1"/>
        <w:rPr>
          <w:rFonts w:ascii="Times New Roman" w:eastAsia="Times New Roman" w:hAnsi="Times New Roman" w:cs="Times New Roman"/>
          <w:color w:val="auto"/>
          <w:sz w:val="24"/>
          <w:szCs w:val="24"/>
        </w:rPr>
      </w:pPr>
      <w:r w:rsidRPr="00D045F1">
        <w:rPr>
          <w:rFonts w:ascii="Times New Roman" w:eastAsia="Times New Roman" w:hAnsi="Times New Roman" w:cs="Times New Roman"/>
          <w:color w:val="auto"/>
          <w:sz w:val="24"/>
          <w:szCs w:val="24"/>
        </w:rPr>
        <w:t>Loan Types Configuration</w:t>
      </w:r>
    </w:p>
    <w:p w14:paraId="267CCBA0" w14:textId="77777777" w:rsidR="00D045F1" w:rsidRDefault="00D045F1" w:rsidP="00D045F1">
      <w:pPr>
        <w:numPr>
          <w:ilvl w:val="0"/>
          <w:numId w:val="37"/>
        </w:numPr>
        <w:shd w:val="clear" w:color="auto" w:fill="FFFFFF"/>
        <w:spacing w:before="100" w:beforeAutospacing="1" w:after="100" w:afterAutospacing="1"/>
        <w:rPr>
          <w:rFonts w:ascii="Times New Roman" w:eastAsia="Times New Roman" w:hAnsi="Times New Roman" w:cs="Times New Roman"/>
          <w:color w:val="auto"/>
          <w:sz w:val="24"/>
          <w:szCs w:val="24"/>
        </w:rPr>
      </w:pPr>
      <w:r w:rsidRPr="00D045F1">
        <w:rPr>
          <w:rFonts w:ascii="Times New Roman" w:eastAsia="Times New Roman" w:hAnsi="Times New Roman" w:cs="Times New Roman"/>
          <w:color w:val="auto"/>
          <w:sz w:val="24"/>
          <w:szCs w:val="24"/>
        </w:rPr>
        <w:t>Loan Policy Configuration</w:t>
      </w:r>
    </w:p>
    <w:p w14:paraId="1C9C754B" w14:textId="77777777" w:rsidR="0047491A" w:rsidRPr="00D045F1" w:rsidRDefault="0047491A" w:rsidP="00D045F1">
      <w:pPr>
        <w:numPr>
          <w:ilvl w:val="0"/>
          <w:numId w:val="37"/>
        </w:numPr>
        <w:shd w:val="clear" w:color="auto" w:fill="FFFFFF"/>
        <w:spacing w:before="100" w:beforeAutospacing="1" w:after="100" w:afterAutospacing="1"/>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Loan repayment process will start when there is disbursement of the specific loan</w:t>
      </w:r>
    </w:p>
    <w:p w14:paraId="394C929E" w14:textId="77777777" w:rsidR="00D045F1" w:rsidRPr="00D045F1" w:rsidRDefault="0047491A" w:rsidP="009E3C55">
      <w:pPr>
        <w:numPr>
          <w:ilvl w:val="0"/>
          <w:numId w:val="37"/>
        </w:numPr>
        <w:shd w:val="clear" w:color="auto" w:fill="FFFFFF"/>
        <w:spacing w:before="100" w:beforeAutospacing="1" w:after="100" w:afterAutospacing="1"/>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 xml:space="preserve">Repayment of Loan </w:t>
      </w:r>
      <w:r w:rsidR="00E85ED1">
        <w:rPr>
          <w:rFonts w:ascii="Times New Roman" w:eastAsia="Times New Roman" w:hAnsi="Times New Roman" w:cs="Times New Roman"/>
          <w:color w:val="auto"/>
          <w:sz w:val="24"/>
          <w:szCs w:val="24"/>
        </w:rPr>
        <w:t>will</w:t>
      </w:r>
      <w:r>
        <w:rPr>
          <w:rFonts w:ascii="Times New Roman" w:eastAsia="Times New Roman" w:hAnsi="Times New Roman" w:cs="Times New Roman"/>
          <w:color w:val="auto"/>
          <w:sz w:val="24"/>
          <w:szCs w:val="24"/>
        </w:rPr>
        <w:t xml:space="preserve"> be</w:t>
      </w:r>
      <w:r w:rsidR="00D045F1" w:rsidRPr="00D045F1">
        <w:rPr>
          <w:rFonts w:ascii="Times New Roman" w:eastAsia="Times New Roman" w:hAnsi="Times New Roman" w:cs="Times New Roman"/>
          <w:color w:val="auto"/>
          <w:sz w:val="24"/>
          <w:szCs w:val="24"/>
        </w:rPr>
        <w:t xml:space="preserve"> </w:t>
      </w:r>
      <w:r>
        <w:rPr>
          <w:rFonts w:ascii="Times New Roman" w:eastAsia="Times New Roman" w:hAnsi="Times New Roman" w:cs="Times New Roman"/>
          <w:color w:val="auto"/>
          <w:sz w:val="24"/>
          <w:szCs w:val="24"/>
        </w:rPr>
        <w:t>i</w:t>
      </w:r>
      <w:r w:rsidR="00D045F1" w:rsidRPr="00D045F1">
        <w:rPr>
          <w:rFonts w:ascii="Times New Roman" w:eastAsia="Times New Roman" w:hAnsi="Times New Roman" w:cs="Times New Roman"/>
          <w:color w:val="auto"/>
          <w:sz w:val="24"/>
          <w:szCs w:val="24"/>
        </w:rPr>
        <w:t>ntegrated with Payroll System</w:t>
      </w:r>
    </w:p>
    <w:p w14:paraId="49A17F1B" w14:textId="77777777" w:rsidR="00D045F1" w:rsidRPr="00D045F1" w:rsidRDefault="00D045F1" w:rsidP="00D045F1">
      <w:pPr>
        <w:numPr>
          <w:ilvl w:val="0"/>
          <w:numId w:val="37"/>
        </w:numPr>
        <w:shd w:val="clear" w:color="auto" w:fill="FFFFFF"/>
        <w:spacing w:before="100" w:beforeAutospacing="1" w:after="100" w:afterAutospacing="1"/>
        <w:rPr>
          <w:rFonts w:ascii="Times New Roman" w:eastAsia="Times New Roman" w:hAnsi="Times New Roman" w:cs="Times New Roman"/>
          <w:color w:val="auto"/>
          <w:sz w:val="24"/>
          <w:szCs w:val="24"/>
        </w:rPr>
      </w:pPr>
      <w:r w:rsidRPr="00D045F1">
        <w:rPr>
          <w:rFonts w:ascii="Times New Roman" w:eastAsia="Times New Roman" w:hAnsi="Times New Roman" w:cs="Times New Roman"/>
          <w:color w:val="auto"/>
          <w:sz w:val="24"/>
          <w:szCs w:val="24"/>
        </w:rPr>
        <w:t>Disbursement using Cash/Bank or Payroll</w:t>
      </w:r>
    </w:p>
    <w:p w14:paraId="53960221" w14:textId="77777777" w:rsidR="00D045F1" w:rsidRPr="0047491A" w:rsidRDefault="00665A27" w:rsidP="0052077B">
      <w:pPr>
        <w:jc w:val="both"/>
        <w:rPr>
          <w:rFonts w:ascii="Times New Roman" w:hAnsi="Times New Roman" w:cs="Times New Roman"/>
          <w:color w:val="auto"/>
          <w:sz w:val="24"/>
          <w:szCs w:val="24"/>
        </w:rPr>
      </w:pPr>
      <w:r w:rsidRPr="0047491A">
        <w:rPr>
          <w:rFonts w:ascii="Times New Roman" w:hAnsi="Times New Roman" w:cs="Times New Roman"/>
          <w:b/>
          <w:color w:val="auto"/>
          <w:sz w:val="24"/>
          <w:szCs w:val="24"/>
        </w:rPr>
        <w:t xml:space="preserve">Note: </w:t>
      </w:r>
      <w:r w:rsidRPr="0047491A">
        <w:rPr>
          <w:rFonts w:ascii="Times New Roman" w:hAnsi="Times New Roman" w:cs="Times New Roman"/>
          <w:color w:val="auto"/>
          <w:sz w:val="24"/>
          <w:szCs w:val="24"/>
        </w:rPr>
        <w:t>There might be some cases after approval of loan, employee may not take the loan as he didn’t get expected loan amount. This will also be handled by this sub module.</w:t>
      </w:r>
      <w:r w:rsidR="00E85ED1">
        <w:rPr>
          <w:rFonts w:ascii="Times New Roman" w:hAnsi="Times New Roman" w:cs="Times New Roman"/>
          <w:color w:val="auto"/>
          <w:sz w:val="24"/>
          <w:szCs w:val="24"/>
        </w:rPr>
        <w:t xml:space="preserve"> Employee loan can be re-scheduled also.</w:t>
      </w:r>
    </w:p>
    <w:p w14:paraId="3CDC853A" w14:textId="77777777" w:rsidR="00285CE7" w:rsidRDefault="00285CE7" w:rsidP="0052077B">
      <w:pPr>
        <w:jc w:val="both"/>
        <w:rPr>
          <w:rFonts w:ascii="Times New Roman" w:hAnsi="Times New Roman" w:cs="Times New Roman"/>
          <w:color w:val="000000" w:themeColor="text1"/>
          <w:sz w:val="24"/>
          <w:szCs w:val="24"/>
        </w:rPr>
      </w:pPr>
    </w:p>
    <w:p w14:paraId="72EFE8B8" w14:textId="77777777" w:rsidR="00B824BD" w:rsidRPr="00B824BD" w:rsidRDefault="00A72AF8" w:rsidP="0052077B">
      <w:pPr>
        <w:pStyle w:val="Heading2"/>
        <w:jc w:val="both"/>
        <w:rPr>
          <w:b/>
        </w:rPr>
      </w:pPr>
      <w:bookmarkStart w:id="86" w:name="_Toc471908417"/>
      <w:r>
        <w:rPr>
          <w:b/>
        </w:rPr>
        <w:lastRenderedPageBreak/>
        <w:t>3.10</w:t>
      </w:r>
      <w:r w:rsidR="00B824BD" w:rsidRPr="00B824BD">
        <w:rPr>
          <w:b/>
        </w:rPr>
        <w:t xml:space="preserve"> Employee Benefits Management</w:t>
      </w:r>
      <w:bookmarkEnd w:id="86"/>
    </w:p>
    <w:p w14:paraId="78BFD533" w14:textId="77777777" w:rsidR="002E1A8B" w:rsidRPr="002E1A8B" w:rsidRDefault="00A72AF8" w:rsidP="0052077B">
      <w:pPr>
        <w:pStyle w:val="Heading3"/>
        <w:jc w:val="both"/>
        <w:rPr>
          <w:b/>
        </w:rPr>
      </w:pPr>
      <w:bookmarkStart w:id="87" w:name="_Toc471908418"/>
      <w:r>
        <w:rPr>
          <w:b/>
        </w:rPr>
        <w:t>3.10</w:t>
      </w:r>
      <w:r w:rsidR="002E1A8B" w:rsidRPr="002E1A8B">
        <w:rPr>
          <w:b/>
        </w:rPr>
        <w:t>.1 Module overview</w:t>
      </w:r>
      <w:bookmarkEnd w:id="87"/>
    </w:p>
    <w:p w14:paraId="7262F731" w14:textId="77777777" w:rsidR="00B824BD" w:rsidRPr="002D35F1" w:rsidRDefault="002E1A8B" w:rsidP="0052077B">
      <w:pPr>
        <w:pStyle w:val="Bodycopy"/>
        <w:jc w:val="both"/>
        <w:rPr>
          <w:color w:val="auto"/>
        </w:rPr>
      </w:pPr>
      <w:r w:rsidRPr="002D35F1">
        <w:rPr>
          <w:color w:val="auto"/>
        </w:rPr>
        <w:t xml:space="preserve">Employee benefits are optional, non-wage compensation provided to employees in addition to their normal wages or salaries. These types of benefits may include provident fund, gratuity fund </w:t>
      </w:r>
      <w:r w:rsidR="002D35F1" w:rsidRPr="002D35F1">
        <w:rPr>
          <w:color w:val="auto"/>
        </w:rPr>
        <w:t>etc. This sub module will manage all this benefits in an efficient manner.</w:t>
      </w:r>
    </w:p>
    <w:p w14:paraId="59B201C5" w14:textId="77777777" w:rsidR="002D35F1" w:rsidRDefault="00A72AF8" w:rsidP="0052077B">
      <w:pPr>
        <w:pStyle w:val="Heading3"/>
        <w:jc w:val="both"/>
        <w:rPr>
          <w:b/>
        </w:rPr>
      </w:pPr>
      <w:bookmarkStart w:id="88" w:name="_Toc471908419"/>
      <w:r>
        <w:rPr>
          <w:b/>
        </w:rPr>
        <w:t>3.10</w:t>
      </w:r>
      <w:r w:rsidR="002D35F1" w:rsidRPr="002D35F1">
        <w:rPr>
          <w:b/>
        </w:rPr>
        <w:t>.2 To Be system</w:t>
      </w:r>
      <w:bookmarkEnd w:id="88"/>
    </w:p>
    <w:p w14:paraId="1CFABCDC" w14:textId="77777777" w:rsidR="002D35F1" w:rsidRDefault="002D35F1" w:rsidP="0052077B">
      <w:pPr>
        <w:jc w:val="both"/>
        <w:rPr>
          <w:rFonts w:ascii="Times New Roman" w:hAnsi="Times New Roman" w:cs="Times New Roman"/>
          <w:sz w:val="24"/>
          <w:szCs w:val="24"/>
        </w:rPr>
      </w:pPr>
      <w:r>
        <w:rPr>
          <w:rFonts w:ascii="Times New Roman" w:hAnsi="Times New Roman" w:cs="Times New Roman"/>
          <w:sz w:val="24"/>
          <w:szCs w:val="24"/>
        </w:rPr>
        <w:t>The following will be two benefit which will be entertained by employee of Samuda.</w:t>
      </w:r>
    </w:p>
    <w:p w14:paraId="5A2BF2AD" w14:textId="77777777" w:rsidR="002D35F1" w:rsidRDefault="002D35F1" w:rsidP="0052077B">
      <w:pPr>
        <w:pStyle w:val="ListParagraph"/>
        <w:numPr>
          <w:ilvl w:val="0"/>
          <w:numId w:val="38"/>
        </w:numPr>
        <w:jc w:val="both"/>
        <w:rPr>
          <w:rFonts w:ascii="Times New Roman" w:hAnsi="Times New Roman" w:cs="Times New Roman"/>
          <w:b/>
          <w:color w:val="auto"/>
          <w:sz w:val="24"/>
          <w:szCs w:val="24"/>
          <w:u w:val="single"/>
        </w:rPr>
      </w:pPr>
      <w:r w:rsidRPr="002D35F1">
        <w:rPr>
          <w:rFonts w:ascii="Times New Roman" w:hAnsi="Times New Roman" w:cs="Times New Roman"/>
          <w:b/>
          <w:color w:val="auto"/>
          <w:sz w:val="24"/>
          <w:szCs w:val="24"/>
          <w:u w:val="single"/>
        </w:rPr>
        <w:t>Provident Fund</w:t>
      </w:r>
      <w:r>
        <w:rPr>
          <w:rFonts w:ascii="Times New Roman" w:hAnsi="Times New Roman" w:cs="Times New Roman"/>
          <w:b/>
          <w:color w:val="auto"/>
          <w:sz w:val="24"/>
          <w:szCs w:val="24"/>
          <w:u w:val="single"/>
        </w:rPr>
        <w:t xml:space="preserve"> (PF)</w:t>
      </w:r>
    </w:p>
    <w:p w14:paraId="6309BDDF" w14:textId="77777777" w:rsidR="002D35F1" w:rsidRPr="00BF746D" w:rsidRDefault="002D35F1" w:rsidP="0052077B">
      <w:pPr>
        <w:pStyle w:val="ListParagraph"/>
        <w:jc w:val="both"/>
        <w:rPr>
          <w:rFonts w:ascii="Times New Roman" w:hAnsi="Times New Roman" w:cs="Times New Roman"/>
          <w:color w:val="auto"/>
          <w:sz w:val="24"/>
          <w:szCs w:val="24"/>
        </w:rPr>
      </w:pPr>
      <w:r w:rsidRPr="00BF746D">
        <w:rPr>
          <w:rFonts w:ascii="Times New Roman" w:hAnsi="Times New Roman" w:cs="Times New Roman"/>
          <w:color w:val="auto"/>
          <w:sz w:val="24"/>
          <w:szCs w:val="24"/>
        </w:rPr>
        <w:t>In PF a small portion of the employees’ salary is deducted and deposited with the organization and at the time of retirement it is paid as a lump sum to help the employee lead his life peacefully in spite of retirement and loss of monthly income.</w:t>
      </w:r>
      <w:r w:rsidR="00CA2418">
        <w:rPr>
          <w:rFonts w:ascii="Times New Roman" w:hAnsi="Times New Roman" w:cs="Times New Roman"/>
          <w:color w:val="auto"/>
          <w:sz w:val="24"/>
          <w:szCs w:val="24"/>
        </w:rPr>
        <w:t xml:space="preserve"> </w:t>
      </w:r>
      <w:r w:rsidRPr="00BF746D">
        <w:rPr>
          <w:rFonts w:ascii="Times New Roman" w:hAnsi="Times New Roman" w:cs="Times New Roman"/>
          <w:color w:val="auto"/>
          <w:sz w:val="24"/>
          <w:szCs w:val="24"/>
        </w:rPr>
        <w:t xml:space="preserve">It can be employee/company contribution. Company </w:t>
      </w:r>
      <w:r w:rsidR="00BF746D" w:rsidRPr="00BF746D">
        <w:rPr>
          <w:rFonts w:ascii="Times New Roman" w:hAnsi="Times New Roman" w:cs="Times New Roman"/>
          <w:color w:val="auto"/>
          <w:sz w:val="24"/>
          <w:szCs w:val="24"/>
        </w:rPr>
        <w:t>contribution depends on employment period and HR policy.</w:t>
      </w:r>
    </w:p>
    <w:p w14:paraId="07C60ADA" w14:textId="77777777" w:rsidR="002D35F1" w:rsidRDefault="00BF746D" w:rsidP="0052077B">
      <w:pPr>
        <w:pStyle w:val="ListParagraph"/>
        <w:numPr>
          <w:ilvl w:val="0"/>
          <w:numId w:val="38"/>
        </w:numPr>
        <w:jc w:val="both"/>
        <w:rPr>
          <w:rFonts w:ascii="Times New Roman" w:hAnsi="Times New Roman" w:cs="Times New Roman"/>
          <w:b/>
          <w:sz w:val="24"/>
          <w:szCs w:val="24"/>
          <w:u w:val="single"/>
        </w:rPr>
      </w:pPr>
      <w:r w:rsidRPr="00BF746D">
        <w:rPr>
          <w:rFonts w:ascii="Times New Roman" w:hAnsi="Times New Roman" w:cs="Times New Roman"/>
          <w:b/>
          <w:sz w:val="24"/>
          <w:szCs w:val="24"/>
          <w:u w:val="single"/>
        </w:rPr>
        <w:t>Gratuity Fund (GF)</w:t>
      </w:r>
    </w:p>
    <w:p w14:paraId="539B03D1" w14:textId="77777777" w:rsidR="00BF746D" w:rsidRDefault="00BF746D" w:rsidP="0052077B">
      <w:pPr>
        <w:pStyle w:val="ListParagraph"/>
        <w:jc w:val="both"/>
        <w:rPr>
          <w:rFonts w:ascii="Times New Roman" w:hAnsi="Times New Roman" w:cs="Times New Roman"/>
          <w:color w:val="auto"/>
          <w:sz w:val="24"/>
          <w:szCs w:val="24"/>
        </w:rPr>
      </w:pPr>
      <w:r w:rsidRPr="00BF746D">
        <w:rPr>
          <w:rFonts w:ascii="Times New Roman" w:hAnsi="Times New Roman" w:cs="Times New Roman"/>
          <w:color w:val="auto"/>
          <w:sz w:val="24"/>
          <w:szCs w:val="24"/>
        </w:rPr>
        <w:t>Gratuity is a scheme to motivate people to serve for longer durations with the same</w:t>
      </w:r>
      <w:r w:rsidRPr="00BF746D">
        <w:rPr>
          <w:rFonts w:ascii="Times New Roman" w:hAnsi="Times New Roman" w:cs="Times New Roman"/>
          <w:b/>
          <w:color w:val="auto"/>
          <w:sz w:val="24"/>
          <w:szCs w:val="24"/>
        </w:rPr>
        <w:t xml:space="preserve"> </w:t>
      </w:r>
      <w:r w:rsidRPr="00BF746D">
        <w:rPr>
          <w:rFonts w:ascii="Times New Roman" w:hAnsi="Times New Roman" w:cs="Times New Roman"/>
          <w:color w:val="auto"/>
          <w:sz w:val="24"/>
          <w:szCs w:val="24"/>
        </w:rPr>
        <w:t>employer. Anybody who has served an organization for more than 5 years is eligible</w:t>
      </w:r>
      <w:r>
        <w:rPr>
          <w:rFonts w:ascii="Times New Roman" w:hAnsi="Times New Roman" w:cs="Times New Roman"/>
          <w:color w:val="auto"/>
          <w:sz w:val="24"/>
          <w:szCs w:val="24"/>
        </w:rPr>
        <w:t xml:space="preserve"> for Gratuity. A portion of Employee’s</w:t>
      </w:r>
      <w:r w:rsidRPr="00BF746D">
        <w:rPr>
          <w:rFonts w:ascii="Times New Roman" w:hAnsi="Times New Roman" w:cs="Times New Roman"/>
          <w:color w:val="auto"/>
          <w:sz w:val="24"/>
          <w:szCs w:val="24"/>
        </w:rPr>
        <w:t xml:space="preserve"> last drawn salary would be multiplied with the number of year</w:t>
      </w:r>
      <w:r w:rsidR="00E17BAD">
        <w:rPr>
          <w:rFonts w:ascii="Times New Roman" w:hAnsi="Times New Roman" w:cs="Times New Roman"/>
          <w:color w:val="auto"/>
          <w:sz w:val="24"/>
          <w:szCs w:val="24"/>
        </w:rPr>
        <w:t>s of service and paid out to the employee when employee</w:t>
      </w:r>
      <w:r w:rsidRPr="00BF746D">
        <w:rPr>
          <w:rFonts w:ascii="Times New Roman" w:hAnsi="Times New Roman" w:cs="Times New Roman"/>
          <w:color w:val="auto"/>
          <w:sz w:val="24"/>
          <w:szCs w:val="24"/>
        </w:rPr>
        <w:t xml:space="preserve"> leave</w:t>
      </w:r>
      <w:r w:rsidR="00E17BAD">
        <w:rPr>
          <w:rFonts w:ascii="Times New Roman" w:hAnsi="Times New Roman" w:cs="Times New Roman"/>
          <w:color w:val="auto"/>
          <w:sz w:val="24"/>
          <w:szCs w:val="24"/>
        </w:rPr>
        <w:t>s</w:t>
      </w:r>
      <w:r w:rsidRPr="00BF746D">
        <w:rPr>
          <w:rFonts w:ascii="Times New Roman" w:hAnsi="Times New Roman" w:cs="Times New Roman"/>
          <w:color w:val="auto"/>
          <w:sz w:val="24"/>
          <w:szCs w:val="24"/>
        </w:rPr>
        <w:t xml:space="preserve"> an organization</w:t>
      </w:r>
      <w:r w:rsidR="00AF47BA">
        <w:rPr>
          <w:rFonts w:ascii="Times New Roman" w:hAnsi="Times New Roman" w:cs="Times New Roman"/>
          <w:color w:val="auto"/>
          <w:sz w:val="24"/>
          <w:szCs w:val="24"/>
        </w:rPr>
        <w:t>.</w:t>
      </w:r>
      <w:r w:rsidR="0052077B">
        <w:rPr>
          <w:rFonts w:ascii="Times New Roman" w:hAnsi="Times New Roman" w:cs="Times New Roman"/>
          <w:color w:val="auto"/>
          <w:sz w:val="24"/>
          <w:szCs w:val="24"/>
        </w:rPr>
        <w:t xml:space="preserve"> A</w:t>
      </w:r>
      <w:r w:rsidR="00E17BAD" w:rsidRPr="00BF746D">
        <w:rPr>
          <w:rFonts w:ascii="Times New Roman" w:hAnsi="Times New Roman" w:cs="Times New Roman"/>
          <w:color w:val="auto"/>
          <w:sz w:val="24"/>
          <w:szCs w:val="24"/>
        </w:rPr>
        <w:t xml:space="preserve">fter </w:t>
      </w:r>
      <w:r w:rsidR="00E17BAD">
        <w:rPr>
          <w:rFonts w:ascii="Times New Roman" w:hAnsi="Times New Roman" w:cs="Times New Roman"/>
          <w:color w:val="auto"/>
          <w:sz w:val="24"/>
          <w:szCs w:val="24"/>
        </w:rPr>
        <w:t xml:space="preserve">specific </w:t>
      </w:r>
      <w:r w:rsidRPr="00BF746D">
        <w:rPr>
          <w:rFonts w:ascii="Times New Roman" w:hAnsi="Times New Roman" w:cs="Times New Roman"/>
          <w:color w:val="auto"/>
          <w:sz w:val="24"/>
          <w:szCs w:val="24"/>
        </w:rPr>
        <w:t>years of service.</w:t>
      </w:r>
      <w:r>
        <w:rPr>
          <w:rFonts w:ascii="Times New Roman" w:hAnsi="Times New Roman" w:cs="Times New Roman"/>
          <w:color w:val="auto"/>
          <w:sz w:val="24"/>
          <w:szCs w:val="24"/>
        </w:rPr>
        <w:t xml:space="preserve"> It will be contribution from Co</w:t>
      </w:r>
      <w:r w:rsidR="00AF47BA">
        <w:rPr>
          <w:rFonts w:ascii="Times New Roman" w:hAnsi="Times New Roman" w:cs="Times New Roman"/>
          <w:color w:val="auto"/>
          <w:sz w:val="24"/>
          <w:szCs w:val="24"/>
        </w:rPr>
        <w:t>mpany.</w:t>
      </w:r>
    </w:p>
    <w:p w14:paraId="7CEE52B9" w14:textId="77777777" w:rsidR="00E347C7" w:rsidRDefault="00E347C7" w:rsidP="0052077B">
      <w:pPr>
        <w:pStyle w:val="ListParagraph"/>
        <w:jc w:val="both"/>
        <w:rPr>
          <w:rFonts w:ascii="Times New Roman" w:hAnsi="Times New Roman" w:cs="Times New Roman"/>
          <w:color w:val="auto"/>
          <w:sz w:val="24"/>
          <w:szCs w:val="24"/>
        </w:rPr>
      </w:pPr>
    </w:p>
    <w:p w14:paraId="5DE86F54" w14:textId="77777777" w:rsidR="00E347C7" w:rsidRPr="00BF746D" w:rsidRDefault="00E347C7" w:rsidP="0052077B">
      <w:pPr>
        <w:pStyle w:val="ListParagraph"/>
        <w:jc w:val="both"/>
        <w:rPr>
          <w:rFonts w:ascii="Times New Roman" w:hAnsi="Times New Roman" w:cs="Times New Roman"/>
          <w:color w:val="auto"/>
          <w:sz w:val="24"/>
          <w:szCs w:val="24"/>
        </w:rPr>
      </w:pPr>
    </w:p>
    <w:sectPr w:rsidR="00E347C7" w:rsidRPr="00BF746D" w:rsidSect="009F05E3">
      <w:headerReference w:type="default" r:id="rId28"/>
      <w:footerReference w:type="default" r:id="rId29"/>
      <w:pgSz w:w="12240" w:h="15840"/>
      <w:pgMar w:top="1440" w:right="1440" w:bottom="1440" w:left="990" w:header="0" w:footer="720" w:gutter="0"/>
      <w:cols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5" w:author="Matiar Rahman" w:date="2017-01-16T12:58:00Z" w:initials="MR">
    <w:p w14:paraId="12376FB5" w14:textId="77777777" w:rsidR="00E13717" w:rsidRDefault="00E13717">
      <w:pPr>
        <w:pStyle w:val="CommentText"/>
      </w:pPr>
      <w:r>
        <w:rPr>
          <w:rStyle w:val="CommentReference"/>
        </w:rPr>
        <w:annotationRef/>
      </w:r>
      <w:r>
        <w:t>Add line manager in process flow</w:t>
      </w:r>
    </w:p>
  </w:comment>
  <w:comment w:id="36" w:author="Matiar Rahman" w:date="2017-01-16T12:58:00Z" w:initials="MR">
    <w:p w14:paraId="73C53909" w14:textId="77777777" w:rsidR="00E13717" w:rsidRDefault="00E13717">
      <w:pPr>
        <w:pStyle w:val="CommentText"/>
      </w:pPr>
      <w:r>
        <w:rPr>
          <w:rStyle w:val="CommentReference"/>
        </w:rPr>
        <w:annotationRef/>
      </w:r>
      <w:r>
        <w:t>Add department head in process flow</w:t>
      </w:r>
    </w:p>
  </w:comment>
  <w:comment w:id="38" w:author="Matiar Rahman" w:date="2017-01-16T12:58:00Z" w:initials="MR">
    <w:p w14:paraId="7029F6A4" w14:textId="77777777" w:rsidR="00E13717" w:rsidRDefault="00E13717">
      <w:pPr>
        <w:pStyle w:val="CommentText"/>
      </w:pPr>
      <w:r>
        <w:rPr>
          <w:rStyle w:val="CommentReference"/>
        </w:rPr>
        <w:annotationRef/>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2376FB5" w15:done="0"/>
  <w15:commentEx w15:paraId="73C53909" w15:done="0"/>
  <w15:commentEx w15:paraId="7029F6A4"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32759DC" w14:textId="77777777" w:rsidR="00424A39" w:rsidRDefault="00424A39">
      <w:pPr>
        <w:spacing w:after="0"/>
      </w:pPr>
      <w:r>
        <w:separator/>
      </w:r>
    </w:p>
  </w:endnote>
  <w:endnote w:type="continuationSeparator" w:id="0">
    <w:p w14:paraId="15607929" w14:textId="77777777" w:rsidR="00424A39" w:rsidRDefault="00424A3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vantGarde">
    <w:altName w:val="Century Gothic"/>
    <w:panose1 w:val="00000000000000000000"/>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Open Sans">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B8ABEF" w14:textId="77777777" w:rsidR="001A61D1" w:rsidRDefault="001A61D1" w:rsidP="00F724E7">
    <w:pPr>
      <w:tabs>
        <w:tab w:val="center" w:pos="4500"/>
        <w:tab w:val="right" w:pos="8730"/>
      </w:tabs>
      <w:spacing w:after="288"/>
    </w:pPr>
    <w:r>
      <w:t>GW2/ERP/CRS</w:t>
    </w:r>
    <w:r w:rsidR="00336F4E">
      <w:t>/HR</w:t>
    </w:r>
    <w:r>
      <w:t xml:space="preserve">                                               Version 1.0                                                         Page </w:t>
    </w:r>
    <w:r>
      <w:fldChar w:fldCharType="begin"/>
    </w:r>
    <w:r>
      <w:instrText>PAGE</w:instrText>
    </w:r>
    <w:r>
      <w:fldChar w:fldCharType="separate"/>
    </w:r>
    <w:r w:rsidR="00BA337D">
      <w:rPr>
        <w:noProof/>
      </w:rPr>
      <w:t>22</w:t>
    </w:r>
    <w:r>
      <w:fldChar w:fldCharType="end"/>
    </w:r>
    <w:r>
      <w:t xml:space="preserve"> of </w:t>
    </w:r>
    <w:r>
      <w:fldChar w:fldCharType="begin"/>
    </w:r>
    <w:r>
      <w:instrText>NUMPAGES</w:instrText>
    </w:r>
    <w:r>
      <w:fldChar w:fldCharType="separate"/>
    </w:r>
    <w:r w:rsidR="00BA337D">
      <w:rPr>
        <w:noProof/>
      </w:rPr>
      <w:t>24</w:t>
    </w:r>
    <w:r>
      <w:fldChar w:fldCharType="end"/>
    </w:r>
  </w:p>
  <w:p w14:paraId="3CA8FB44" w14:textId="77777777" w:rsidR="001A61D1" w:rsidRDefault="001A61D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5C34665" w14:textId="77777777" w:rsidR="00424A39" w:rsidRDefault="00424A39">
      <w:pPr>
        <w:spacing w:after="0"/>
      </w:pPr>
      <w:r>
        <w:separator/>
      </w:r>
    </w:p>
  </w:footnote>
  <w:footnote w:type="continuationSeparator" w:id="0">
    <w:p w14:paraId="21081664" w14:textId="77777777" w:rsidR="00424A39" w:rsidRDefault="00424A39">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E837C9" w14:textId="77777777" w:rsidR="001A61D1" w:rsidRDefault="001A61D1" w:rsidP="00F724E7">
    <w:pPr>
      <w:tabs>
        <w:tab w:val="center" w:pos="4680"/>
        <w:tab w:val="right" w:pos="9360"/>
      </w:tabs>
      <w:spacing w:before="720"/>
    </w:pPr>
    <w:r>
      <w:rPr>
        <w:rFonts w:ascii="Arial" w:eastAsia="Arial" w:hAnsi="Arial" w:cs="Arial"/>
        <w:b/>
        <w:sz w:val="18"/>
        <w:szCs w:val="18"/>
      </w:rPr>
      <w:t>Samuda Chemicals</w:t>
    </w:r>
    <w:r>
      <w:rPr>
        <w:rFonts w:ascii="Arial" w:eastAsia="Arial" w:hAnsi="Arial" w:cs="Arial"/>
        <w:sz w:val="18"/>
        <w:szCs w:val="18"/>
      </w:rPr>
      <w:t xml:space="preserve"> </w:t>
    </w:r>
    <w:ins w:id="89" w:author="Matiar Rahman" w:date="2017-01-16T12:41:00Z">
      <w:r w:rsidR="00413976" w:rsidRPr="002C3130">
        <w:rPr>
          <w:rFonts w:ascii="Arial" w:eastAsia="Arial" w:hAnsi="Arial" w:cs="Arial"/>
          <w:b/>
          <w:sz w:val="18"/>
          <w:szCs w:val="18"/>
          <w:rPrChange w:id="90" w:author="Matiar Rahman" w:date="2017-01-16T12:46:00Z">
            <w:rPr>
              <w:rFonts w:ascii="Arial" w:eastAsia="Arial" w:hAnsi="Arial" w:cs="Arial"/>
              <w:sz w:val="18"/>
              <w:szCs w:val="18"/>
            </w:rPr>
          </w:rPrChange>
        </w:rPr>
        <w:t>Limited</w:t>
      </w:r>
    </w:ins>
    <w:del w:id="91" w:author="Matiar Rahman" w:date="2017-01-16T12:41:00Z">
      <w:r w:rsidDel="00413976">
        <w:rPr>
          <w:rFonts w:ascii="Arial" w:eastAsia="Arial" w:hAnsi="Arial" w:cs="Arial"/>
          <w:sz w:val="18"/>
          <w:szCs w:val="18"/>
        </w:rPr>
        <w:delText xml:space="preserve">        </w:delText>
      </w:r>
    </w:del>
    <w:del w:id="92" w:author="Matiar Rahman" w:date="2017-01-16T12:46:00Z">
      <w:r w:rsidDel="002C3130">
        <w:rPr>
          <w:rFonts w:ascii="Arial" w:eastAsia="Arial" w:hAnsi="Arial" w:cs="Arial"/>
          <w:sz w:val="18"/>
          <w:szCs w:val="18"/>
        </w:rPr>
        <w:delText xml:space="preserve"> </w:delText>
      </w:r>
    </w:del>
    <w:r>
      <w:rPr>
        <w:rFonts w:ascii="Arial" w:eastAsia="Arial" w:hAnsi="Arial" w:cs="Arial"/>
        <w:sz w:val="18"/>
        <w:szCs w:val="18"/>
      </w:rPr>
      <w:t xml:space="preserve">                                              </w:t>
    </w:r>
    <w:r>
      <w:rPr>
        <w:rFonts w:ascii="Arial" w:eastAsia="Arial" w:hAnsi="Arial" w:cs="Arial"/>
        <w:sz w:val="18"/>
        <w:szCs w:val="18"/>
      </w:rPr>
      <w:tab/>
    </w:r>
    <w:r>
      <w:rPr>
        <w:rFonts w:ascii="Arial" w:eastAsia="Arial" w:hAnsi="Arial" w:cs="Arial"/>
        <w:sz w:val="18"/>
        <w:szCs w:val="18"/>
      </w:rPr>
      <w:tab/>
    </w:r>
    <w:r>
      <w:rPr>
        <w:noProof/>
      </w:rPr>
      <w:drawing>
        <wp:inline distT="0" distB="0" distL="0" distR="0" wp14:anchorId="07C1CC0C" wp14:editId="30BD96F7">
          <wp:extent cx="656326" cy="321230"/>
          <wp:effectExtent l="0" t="0" r="0" b="0"/>
          <wp:docPr id="14" name="image03.jpg"/>
          <wp:cNvGraphicFramePr/>
          <a:graphic xmlns:a="http://schemas.openxmlformats.org/drawingml/2006/main">
            <a:graphicData uri="http://schemas.openxmlformats.org/drawingml/2006/picture">
              <pic:pic xmlns:pic="http://schemas.openxmlformats.org/drawingml/2006/picture">
                <pic:nvPicPr>
                  <pic:cNvPr id="0" name="image03.jpg"/>
                  <pic:cNvPicPr preferRelativeResize="0"/>
                </pic:nvPicPr>
                <pic:blipFill>
                  <a:blip r:embed="rId1"/>
                  <a:srcRect/>
                  <a:stretch>
                    <a:fillRect/>
                  </a:stretch>
                </pic:blipFill>
                <pic:spPr>
                  <a:xfrm>
                    <a:off x="0" y="0"/>
                    <a:ext cx="656326" cy="321230"/>
                  </a:xfrm>
                  <a:prstGeom prst="rect">
                    <a:avLst/>
                  </a:prstGeom>
                  <a:ln/>
                </pic:spPr>
              </pic:pic>
            </a:graphicData>
          </a:graphic>
        </wp:inline>
      </w:drawing>
    </w:r>
  </w:p>
  <w:p w14:paraId="69B0F86D" w14:textId="77777777" w:rsidR="001A61D1" w:rsidRDefault="001A61D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DE1274"/>
    <w:multiLevelType w:val="hybridMultilevel"/>
    <w:tmpl w:val="4694F59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9F0175"/>
    <w:multiLevelType w:val="multilevel"/>
    <w:tmpl w:val="143CBAF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2">
    <w:nsid w:val="07904B36"/>
    <w:multiLevelType w:val="hybridMultilevel"/>
    <w:tmpl w:val="17544C16"/>
    <w:lvl w:ilvl="0" w:tplc="04090001">
      <w:start w:val="1"/>
      <w:numFmt w:val="bullet"/>
      <w:lvlText w:val=""/>
      <w:lvlJc w:val="left"/>
      <w:pPr>
        <w:ind w:left="2220" w:hanging="360"/>
      </w:pPr>
      <w:rPr>
        <w:rFonts w:ascii="Symbol" w:hAnsi="Symbol" w:hint="default"/>
      </w:rPr>
    </w:lvl>
    <w:lvl w:ilvl="1" w:tplc="04090003" w:tentative="1">
      <w:start w:val="1"/>
      <w:numFmt w:val="bullet"/>
      <w:lvlText w:val="o"/>
      <w:lvlJc w:val="left"/>
      <w:pPr>
        <w:ind w:left="2940" w:hanging="360"/>
      </w:pPr>
      <w:rPr>
        <w:rFonts w:ascii="Courier New" w:hAnsi="Courier New" w:cs="Courier New" w:hint="default"/>
      </w:rPr>
    </w:lvl>
    <w:lvl w:ilvl="2" w:tplc="04090005" w:tentative="1">
      <w:start w:val="1"/>
      <w:numFmt w:val="bullet"/>
      <w:lvlText w:val=""/>
      <w:lvlJc w:val="left"/>
      <w:pPr>
        <w:ind w:left="3660" w:hanging="360"/>
      </w:pPr>
      <w:rPr>
        <w:rFonts w:ascii="Wingdings" w:hAnsi="Wingdings" w:hint="default"/>
      </w:rPr>
    </w:lvl>
    <w:lvl w:ilvl="3" w:tplc="04090001" w:tentative="1">
      <w:start w:val="1"/>
      <w:numFmt w:val="bullet"/>
      <w:lvlText w:val=""/>
      <w:lvlJc w:val="left"/>
      <w:pPr>
        <w:ind w:left="4380" w:hanging="360"/>
      </w:pPr>
      <w:rPr>
        <w:rFonts w:ascii="Symbol" w:hAnsi="Symbol" w:hint="default"/>
      </w:rPr>
    </w:lvl>
    <w:lvl w:ilvl="4" w:tplc="04090003" w:tentative="1">
      <w:start w:val="1"/>
      <w:numFmt w:val="bullet"/>
      <w:lvlText w:val="o"/>
      <w:lvlJc w:val="left"/>
      <w:pPr>
        <w:ind w:left="5100" w:hanging="360"/>
      </w:pPr>
      <w:rPr>
        <w:rFonts w:ascii="Courier New" w:hAnsi="Courier New" w:cs="Courier New" w:hint="default"/>
      </w:rPr>
    </w:lvl>
    <w:lvl w:ilvl="5" w:tplc="04090005" w:tentative="1">
      <w:start w:val="1"/>
      <w:numFmt w:val="bullet"/>
      <w:lvlText w:val=""/>
      <w:lvlJc w:val="left"/>
      <w:pPr>
        <w:ind w:left="5820" w:hanging="360"/>
      </w:pPr>
      <w:rPr>
        <w:rFonts w:ascii="Wingdings" w:hAnsi="Wingdings" w:hint="default"/>
      </w:rPr>
    </w:lvl>
    <w:lvl w:ilvl="6" w:tplc="04090001" w:tentative="1">
      <w:start w:val="1"/>
      <w:numFmt w:val="bullet"/>
      <w:lvlText w:val=""/>
      <w:lvlJc w:val="left"/>
      <w:pPr>
        <w:ind w:left="6540" w:hanging="360"/>
      </w:pPr>
      <w:rPr>
        <w:rFonts w:ascii="Symbol" w:hAnsi="Symbol" w:hint="default"/>
      </w:rPr>
    </w:lvl>
    <w:lvl w:ilvl="7" w:tplc="04090003" w:tentative="1">
      <w:start w:val="1"/>
      <w:numFmt w:val="bullet"/>
      <w:lvlText w:val="o"/>
      <w:lvlJc w:val="left"/>
      <w:pPr>
        <w:ind w:left="7260" w:hanging="360"/>
      </w:pPr>
      <w:rPr>
        <w:rFonts w:ascii="Courier New" w:hAnsi="Courier New" w:cs="Courier New" w:hint="default"/>
      </w:rPr>
    </w:lvl>
    <w:lvl w:ilvl="8" w:tplc="04090005" w:tentative="1">
      <w:start w:val="1"/>
      <w:numFmt w:val="bullet"/>
      <w:lvlText w:val=""/>
      <w:lvlJc w:val="left"/>
      <w:pPr>
        <w:ind w:left="7980" w:hanging="360"/>
      </w:pPr>
      <w:rPr>
        <w:rFonts w:ascii="Wingdings" w:hAnsi="Wingdings" w:hint="default"/>
      </w:rPr>
    </w:lvl>
  </w:abstractNum>
  <w:abstractNum w:abstractNumId="3">
    <w:nsid w:val="0E753FE1"/>
    <w:multiLevelType w:val="hybridMultilevel"/>
    <w:tmpl w:val="A53C629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F2369E1"/>
    <w:multiLevelType w:val="hybridMultilevel"/>
    <w:tmpl w:val="31B6A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2F85E08"/>
    <w:multiLevelType w:val="hybridMultilevel"/>
    <w:tmpl w:val="5602036C"/>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14F82234"/>
    <w:multiLevelType w:val="multilevel"/>
    <w:tmpl w:val="B914E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7AD7F06"/>
    <w:multiLevelType w:val="multilevel"/>
    <w:tmpl w:val="A86A79D4"/>
    <w:lvl w:ilvl="0">
      <w:start w:val="4"/>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8">
    <w:nsid w:val="1B996306"/>
    <w:multiLevelType w:val="hybridMultilevel"/>
    <w:tmpl w:val="66F663C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BCB6E4A"/>
    <w:multiLevelType w:val="multilevel"/>
    <w:tmpl w:val="AE486FAA"/>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nsid w:val="21D35743"/>
    <w:multiLevelType w:val="hybridMultilevel"/>
    <w:tmpl w:val="552A962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33D1C6A"/>
    <w:multiLevelType w:val="multilevel"/>
    <w:tmpl w:val="994A5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B297E3D"/>
    <w:multiLevelType w:val="hybridMultilevel"/>
    <w:tmpl w:val="59F2EBD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F662983"/>
    <w:multiLevelType w:val="hybridMultilevel"/>
    <w:tmpl w:val="6C9C379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14145C9"/>
    <w:multiLevelType w:val="hybridMultilevel"/>
    <w:tmpl w:val="CB4CC3B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14B5549"/>
    <w:multiLevelType w:val="hybridMultilevel"/>
    <w:tmpl w:val="179E89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18E436C"/>
    <w:multiLevelType w:val="hybridMultilevel"/>
    <w:tmpl w:val="995264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1FD7129"/>
    <w:multiLevelType w:val="multilevel"/>
    <w:tmpl w:val="E75AF1D8"/>
    <w:lvl w:ilvl="0">
      <w:start w:val="1"/>
      <w:numFmt w:val="bullet"/>
      <w:lvlText w:val="●"/>
      <w:lvlJc w:val="left"/>
      <w:pPr>
        <w:ind w:left="720" w:firstLine="360"/>
      </w:pPr>
      <w:rPr>
        <w:rFonts w:ascii="Arial" w:eastAsia="Arial" w:hAnsi="Arial" w:cs="Arial"/>
        <w:sz w:val="20"/>
        <w:szCs w:val="20"/>
      </w:rPr>
    </w:lvl>
    <w:lvl w:ilvl="1">
      <w:start w:val="1"/>
      <w:numFmt w:val="bullet"/>
      <w:lvlText w:val="●"/>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18">
    <w:nsid w:val="36B745B5"/>
    <w:multiLevelType w:val="hybridMultilevel"/>
    <w:tmpl w:val="C9CE76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658739B"/>
    <w:multiLevelType w:val="multilevel"/>
    <w:tmpl w:val="BE0E8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6D52990"/>
    <w:multiLevelType w:val="hybridMultilevel"/>
    <w:tmpl w:val="4490AE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7431680"/>
    <w:multiLevelType w:val="multilevel"/>
    <w:tmpl w:val="B20C2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9447575"/>
    <w:multiLevelType w:val="hybridMultilevel"/>
    <w:tmpl w:val="5602036C"/>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523A2F17"/>
    <w:multiLevelType w:val="hybridMultilevel"/>
    <w:tmpl w:val="4DEE2A3A"/>
    <w:lvl w:ilvl="0" w:tplc="7C58BE9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528B6A9E"/>
    <w:multiLevelType w:val="multilevel"/>
    <w:tmpl w:val="B4E69224"/>
    <w:lvl w:ilvl="0">
      <w:start w:val="1"/>
      <w:numFmt w:val="decimal"/>
      <w:lvlText w:val="%1."/>
      <w:lvlJc w:val="left"/>
      <w:pPr>
        <w:ind w:left="360" w:hanging="360"/>
      </w:pPr>
      <w:rPr>
        <w:rFonts w:hint="default"/>
      </w:rPr>
    </w:lvl>
    <w:lvl w:ilvl="1">
      <w:start w:val="1"/>
      <w:numFmt w:val="none"/>
      <w:lvlText w:val="3.5.1"/>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nsid w:val="552E0308"/>
    <w:multiLevelType w:val="hybridMultilevel"/>
    <w:tmpl w:val="2256BA5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56267C7"/>
    <w:multiLevelType w:val="hybridMultilevel"/>
    <w:tmpl w:val="11D0B78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7">
    <w:nsid w:val="56C05671"/>
    <w:multiLevelType w:val="hybridMultilevel"/>
    <w:tmpl w:val="C88C271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7E12D58"/>
    <w:multiLevelType w:val="multilevel"/>
    <w:tmpl w:val="B3685164"/>
    <w:lvl w:ilvl="0">
      <w:start w:val="1"/>
      <w:numFmt w:val="decimal"/>
      <w:lvlText w:val="%1.0"/>
      <w:lvlJc w:val="left"/>
      <w:pPr>
        <w:ind w:left="864" w:firstLine="0"/>
      </w:pPr>
    </w:lvl>
    <w:lvl w:ilvl="1">
      <w:numFmt w:val="decimal"/>
      <w:lvlText w:val="%1.%2"/>
      <w:lvlJc w:val="left"/>
      <w:pPr>
        <w:ind w:left="864" w:firstLine="0"/>
      </w:pPr>
      <w:rPr>
        <w:b w:val="0"/>
        <w:i w:val="0"/>
        <w:smallCaps w:val="0"/>
        <w:strike w:val="0"/>
        <w:color w:val="000000"/>
        <w:u w:val="none"/>
        <w:vertAlign w:val="baseline"/>
      </w:rPr>
    </w:lvl>
    <w:lvl w:ilvl="2">
      <w:start w:val="1"/>
      <w:numFmt w:val="decimal"/>
      <w:lvlText w:val="%1.%2.%3"/>
      <w:lvlJc w:val="left"/>
      <w:pPr>
        <w:ind w:left="864" w:firstLine="0"/>
      </w:pPr>
      <w:rPr>
        <w:b w:val="0"/>
        <w:i w:val="0"/>
        <w:smallCaps w:val="0"/>
        <w:strike w:val="0"/>
        <w:color w:val="000000"/>
        <w:u w:val="none"/>
        <w:vertAlign w:val="baseline"/>
      </w:rPr>
    </w:lvl>
    <w:lvl w:ilvl="3">
      <w:start w:val="1"/>
      <w:numFmt w:val="decimal"/>
      <w:lvlText w:val="%1.%2.%3.%4"/>
      <w:lvlJc w:val="left"/>
      <w:pPr>
        <w:ind w:left="864" w:firstLine="0"/>
      </w:pPr>
      <w:rPr>
        <w:b w:val="0"/>
        <w:i w:val="0"/>
        <w:smallCaps w:val="0"/>
        <w:strike w:val="0"/>
        <w:color w:val="000000"/>
        <w:u w:val="none"/>
        <w:vertAlign w:val="baseline"/>
      </w:rPr>
    </w:lvl>
    <w:lvl w:ilvl="4">
      <w:start w:val="1"/>
      <w:numFmt w:val="decimal"/>
      <w:lvlText w:val="%1.%2.%3.%4.%5"/>
      <w:lvlJc w:val="left"/>
      <w:pPr>
        <w:ind w:left="1008" w:firstLine="0"/>
      </w:pPr>
      <w:rPr>
        <w:b w:val="0"/>
        <w:i w:val="0"/>
        <w:smallCaps w:val="0"/>
        <w:strike w:val="0"/>
        <w:color w:val="000000"/>
        <w:u w:val="none"/>
        <w:vertAlign w:val="baseline"/>
      </w:rPr>
    </w:lvl>
    <w:lvl w:ilvl="5">
      <w:start w:val="1"/>
      <w:numFmt w:val="decimal"/>
      <w:lvlText w:val="%1.%2.%3.%4.%5.%6"/>
      <w:lvlJc w:val="left"/>
      <w:pPr>
        <w:ind w:left="1152" w:firstLine="0"/>
      </w:pPr>
    </w:lvl>
    <w:lvl w:ilvl="6">
      <w:start w:val="1"/>
      <w:numFmt w:val="decimal"/>
      <w:lvlText w:val="%1.%2.%3.%4.%5.%6.%7"/>
      <w:lvlJc w:val="left"/>
      <w:pPr>
        <w:ind w:left="1296" w:firstLine="0"/>
      </w:pPr>
    </w:lvl>
    <w:lvl w:ilvl="7">
      <w:start w:val="1"/>
      <w:numFmt w:val="decimal"/>
      <w:lvlText w:val="%1.%2.%3.%4.%5.%6.%7.%8"/>
      <w:lvlJc w:val="left"/>
      <w:pPr>
        <w:ind w:left="1440" w:firstLine="0"/>
      </w:pPr>
    </w:lvl>
    <w:lvl w:ilvl="8">
      <w:start w:val="1"/>
      <w:numFmt w:val="decimal"/>
      <w:lvlText w:val="%1.%2.%3.%4.%5.%6.%7.%8.%9"/>
      <w:lvlJc w:val="left"/>
      <w:pPr>
        <w:ind w:left="1584" w:firstLine="0"/>
      </w:pPr>
    </w:lvl>
  </w:abstractNum>
  <w:abstractNum w:abstractNumId="29">
    <w:nsid w:val="581F6627"/>
    <w:multiLevelType w:val="multilevel"/>
    <w:tmpl w:val="447EF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93B04EB"/>
    <w:multiLevelType w:val="multilevel"/>
    <w:tmpl w:val="D75ED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98502D6"/>
    <w:multiLevelType w:val="multilevel"/>
    <w:tmpl w:val="066A854C"/>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32">
    <w:nsid w:val="59E863F3"/>
    <w:multiLevelType w:val="multilevel"/>
    <w:tmpl w:val="5922F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5A4022AE"/>
    <w:multiLevelType w:val="multilevel"/>
    <w:tmpl w:val="6A966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5F20081D"/>
    <w:multiLevelType w:val="hybridMultilevel"/>
    <w:tmpl w:val="ED427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09A4F26"/>
    <w:multiLevelType w:val="hybridMultilevel"/>
    <w:tmpl w:val="7B167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6D53D06"/>
    <w:multiLevelType w:val="hybridMultilevel"/>
    <w:tmpl w:val="D326E4D6"/>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7">
    <w:nsid w:val="70C8658F"/>
    <w:multiLevelType w:val="hybridMultilevel"/>
    <w:tmpl w:val="CE1CB038"/>
    <w:lvl w:ilvl="0" w:tplc="04090001">
      <w:start w:val="1"/>
      <w:numFmt w:val="bullet"/>
      <w:lvlText w:val=""/>
      <w:lvlJc w:val="left"/>
      <w:pPr>
        <w:ind w:left="1695" w:hanging="360"/>
      </w:pPr>
      <w:rPr>
        <w:rFonts w:ascii="Symbol" w:hAnsi="Symbol" w:hint="default"/>
      </w:rPr>
    </w:lvl>
    <w:lvl w:ilvl="1" w:tplc="04090003">
      <w:start w:val="1"/>
      <w:numFmt w:val="bullet"/>
      <w:lvlText w:val="o"/>
      <w:lvlJc w:val="left"/>
      <w:pPr>
        <w:ind w:left="2415" w:hanging="360"/>
      </w:pPr>
      <w:rPr>
        <w:rFonts w:ascii="Courier New" w:hAnsi="Courier New" w:cs="Courier New" w:hint="default"/>
      </w:rPr>
    </w:lvl>
    <w:lvl w:ilvl="2" w:tplc="04090005" w:tentative="1">
      <w:start w:val="1"/>
      <w:numFmt w:val="bullet"/>
      <w:lvlText w:val=""/>
      <w:lvlJc w:val="left"/>
      <w:pPr>
        <w:ind w:left="3135" w:hanging="360"/>
      </w:pPr>
      <w:rPr>
        <w:rFonts w:ascii="Wingdings" w:hAnsi="Wingdings" w:hint="default"/>
      </w:rPr>
    </w:lvl>
    <w:lvl w:ilvl="3" w:tplc="04090001" w:tentative="1">
      <w:start w:val="1"/>
      <w:numFmt w:val="bullet"/>
      <w:lvlText w:val=""/>
      <w:lvlJc w:val="left"/>
      <w:pPr>
        <w:ind w:left="3855" w:hanging="360"/>
      </w:pPr>
      <w:rPr>
        <w:rFonts w:ascii="Symbol" w:hAnsi="Symbol" w:hint="default"/>
      </w:rPr>
    </w:lvl>
    <w:lvl w:ilvl="4" w:tplc="04090003" w:tentative="1">
      <w:start w:val="1"/>
      <w:numFmt w:val="bullet"/>
      <w:lvlText w:val="o"/>
      <w:lvlJc w:val="left"/>
      <w:pPr>
        <w:ind w:left="4575" w:hanging="360"/>
      </w:pPr>
      <w:rPr>
        <w:rFonts w:ascii="Courier New" w:hAnsi="Courier New" w:cs="Courier New" w:hint="default"/>
      </w:rPr>
    </w:lvl>
    <w:lvl w:ilvl="5" w:tplc="04090005" w:tentative="1">
      <w:start w:val="1"/>
      <w:numFmt w:val="bullet"/>
      <w:lvlText w:val=""/>
      <w:lvlJc w:val="left"/>
      <w:pPr>
        <w:ind w:left="5295" w:hanging="360"/>
      </w:pPr>
      <w:rPr>
        <w:rFonts w:ascii="Wingdings" w:hAnsi="Wingdings" w:hint="default"/>
      </w:rPr>
    </w:lvl>
    <w:lvl w:ilvl="6" w:tplc="04090001" w:tentative="1">
      <w:start w:val="1"/>
      <w:numFmt w:val="bullet"/>
      <w:lvlText w:val=""/>
      <w:lvlJc w:val="left"/>
      <w:pPr>
        <w:ind w:left="6015" w:hanging="360"/>
      </w:pPr>
      <w:rPr>
        <w:rFonts w:ascii="Symbol" w:hAnsi="Symbol" w:hint="default"/>
      </w:rPr>
    </w:lvl>
    <w:lvl w:ilvl="7" w:tplc="04090003" w:tentative="1">
      <w:start w:val="1"/>
      <w:numFmt w:val="bullet"/>
      <w:lvlText w:val="o"/>
      <w:lvlJc w:val="left"/>
      <w:pPr>
        <w:ind w:left="6735" w:hanging="360"/>
      </w:pPr>
      <w:rPr>
        <w:rFonts w:ascii="Courier New" w:hAnsi="Courier New" w:cs="Courier New" w:hint="default"/>
      </w:rPr>
    </w:lvl>
    <w:lvl w:ilvl="8" w:tplc="04090005" w:tentative="1">
      <w:start w:val="1"/>
      <w:numFmt w:val="bullet"/>
      <w:lvlText w:val=""/>
      <w:lvlJc w:val="left"/>
      <w:pPr>
        <w:ind w:left="7455" w:hanging="360"/>
      </w:pPr>
      <w:rPr>
        <w:rFonts w:ascii="Wingdings" w:hAnsi="Wingdings" w:hint="default"/>
      </w:rPr>
    </w:lvl>
  </w:abstractNum>
  <w:abstractNum w:abstractNumId="38">
    <w:nsid w:val="70E66D6C"/>
    <w:multiLevelType w:val="hybridMultilevel"/>
    <w:tmpl w:val="192CEC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76D34495"/>
    <w:multiLevelType w:val="hybridMultilevel"/>
    <w:tmpl w:val="8CEA91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D853B4B"/>
    <w:multiLevelType w:val="hybridMultilevel"/>
    <w:tmpl w:val="C2E8BD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DAF7DDD"/>
    <w:multiLevelType w:val="hybridMultilevel"/>
    <w:tmpl w:val="BFC6864E"/>
    <w:lvl w:ilvl="0" w:tplc="04090017">
      <w:start w:val="1"/>
      <w:numFmt w:val="lowerLetter"/>
      <w:lvlText w:val="%1)"/>
      <w:lvlJc w:val="left"/>
      <w:pPr>
        <w:ind w:left="975" w:hanging="360"/>
      </w:pPr>
    </w:lvl>
    <w:lvl w:ilvl="1" w:tplc="04090019" w:tentative="1">
      <w:start w:val="1"/>
      <w:numFmt w:val="lowerLetter"/>
      <w:lvlText w:val="%2."/>
      <w:lvlJc w:val="left"/>
      <w:pPr>
        <w:ind w:left="1695" w:hanging="360"/>
      </w:pPr>
    </w:lvl>
    <w:lvl w:ilvl="2" w:tplc="0409001B" w:tentative="1">
      <w:start w:val="1"/>
      <w:numFmt w:val="lowerRoman"/>
      <w:lvlText w:val="%3."/>
      <w:lvlJc w:val="right"/>
      <w:pPr>
        <w:ind w:left="2415" w:hanging="180"/>
      </w:pPr>
    </w:lvl>
    <w:lvl w:ilvl="3" w:tplc="0409000F" w:tentative="1">
      <w:start w:val="1"/>
      <w:numFmt w:val="decimal"/>
      <w:lvlText w:val="%4."/>
      <w:lvlJc w:val="left"/>
      <w:pPr>
        <w:ind w:left="3135" w:hanging="360"/>
      </w:pPr>
    </w:lvl>
    <w:lvl w:ilvl="4" w:tplc="04090019" w:tentative="1">
      <w:start w:val="1"/>
      <w:numFmt w:val="lowerLetter"/>
      <w:lvlText w:val="%5."/>
      <w:lvlJc w:val="left"/>
      <w:pPr>
        <w:ind w:left="3855" w:hanging="360"/>
      </w:pPr>
    </w:lvl>
    <w:lvl w:ilvl="5" w:tplc="0409001B" w:tentative="1">
      <w:start w:val="1"/>
      <w:numFmt w:val="lowerRoman"/>
      <w:lvlText w:val="%6."/>
      <w:lvlJc w:val="right"/>
      <w:pPr>
        <w:ind w:left="4575" w:hanging="180"/>
      </w:pPr>
    </w:lvl>
    <w:lvl w:ilvl="6" w:tplc="0409000F" w:tentative="1">
      <w:start w:val="1"/>
      <w:numFmt w:val="decimal"/>
      <w:lvlText w:val="%7."/>
      <w:lvlJc w:val="left"/>
      <w:pPr>
        <w:ind w:left="5295" w:hanging="360"/>
      </w:pPr>
    </w:lvl>
    <w:lvl w:ilvl="7" w:tplc="04090019" w:tentative="1">
      <w:start w:val="1"/>
      <w:numFmt w:val="lowerLetter"/>
      <w:lvlText w:val="%8."/>
      <w:lvlJc w:val="left"/>
      <w:pPr>
        <w:ind w:left="6015" w:hanging="360"/>
      </w:pPr>
    </w:lvl>
    <w:lvl w:ilvl="8" w:tplc="0409001B" w:tentative="1">
      <w:start w:val="1"/>
      <w:numFmt w:val="lowerRoman"/>
      <w:lvlText w:val="%9."/>
      <w:lvlJc w:val="right"/>
      <w:pPr>
        <w:ind w:left="6735" w:hanging="180"/>
      </w:pPr>
    </w:lvl>
  </w:abstractNum>
  <w:abstractNum w:abstractNumId="42">
    <w:nsid w:val="7EDE67A0"/>
    <w:multiLevelType w:val="hybridMultilevel"/>
    <w:tmpl w:val="44F2505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37"/>
  </w:num>
  <w:num w:numId="3">
    <w:abstractNumId w:val="23"/>
  </w:num>
  <w:num w:numId="4">
    <w:abstractNumId w:val="40"/>
  </w:num>
  <w:num w:numId="5">
    <w:abstractNumId w:val="28"/>
  </w:num>
  <w:num w:numId="6">
    <w:abstractNumId w:val="31"/>
  </w:num>
  <w:num w:numId="7">
    <w:abstractNumId w:val="10"/>
  </w:num>
  <w:num w:numId="8">
    <w:abstractNumId w:val="5"/>
  </w:num>
  <w:num w:numId="9">
    <w:abstractNumId w:val="17"/>
  </w:num>
  <w:num w:numId="10">
    <w:abstractNumId w:val="2"/>
  </w:num>
  <w:num w:numId="11">
    <w:abstractNumId w:val="36"/>
  </w:num>
  <w:num w:numId="12">
    <w:abstractNumId w:val="7"/>
  </w:num>
  <w:num w:numId="13">
    <w:abstractNumId w:val="9"/>
  </w:num>
  <w:num w:numId="14">
    <w:abstractNumId w:val="22"/>
  </w:num>
  <w:num w:numId="15">
    <w:abstractNumId w:val="24"/>
  </w:num>
  <w:num w:numId="16">
    <w:abstractNumId w:val="18"/>
  </w:num>
  <w:num w:numId="17">
    <w:abstractNumId w:val="34"/>
  </w:num>
  <w:num w:numId="18">
    <w:abstractNumId w:val="39"/>
  </w:num>
  <w:num w:numId="19">
    <w:abstractNumId w:val="4"/>
  </w:num>
  <w:num w:numId="20">
    <w:abstractNumId w:val="20"/>
  </w:num>
  <w:num w:numId="21">
    <w:abstractNumId w:val="35"/>
  </w:num>
  <w:num w:numId="22">
    <w:abstractNumId w:val="38"/>
  </w:num>
  <w:num w:numId="23">
    <w:abstractNumId w:val="26"/>
  </w:num>
  <w:num w:numId="24">
    <w:abstractNumId w:val="33"/>
  </w:num>
  <w:num w:numId="25">
    <w:abstractNumId w:val="6"/>
  </w:num>
  <w:num w:numId="26">
    <w:abstractNumId w:val="21"/>
  </w:num>
  <w:num w:numId="27">
    <w:abstractNumId w:val="11"/>
  </w:num>
  <w:num w:numId="28">
    <w:abstractNumId w:val="30"/>
  </w:num>
  <w:num w:numId="29">
    <w:abstractNumId w:val="19"/>
  </w:num>
  <w:num w:numId="30">
    <w:abstractNumId w:val="14"/>
  </w:num>
  <w:num w:numId="31">
    <w:abstractNumId w:val="13"/>
  </w:num>
  <w:num w:numId="32">
    <w:abstractNumId w:val="12"/>
  </w:num>
  <w:num w:numId="33">
    <w:abstractNumId w:val="3"/>
  </w:num>
  <w:num w:numId="34">
    <w:abstractNumId w:val="27"/>
  </w:num>
  <w:num w:numId="35">
    <w:abstractNumId w:val="8"/>
  </w:num>
  <w:num w:numId="36">
    <w:abstractNumId w:val="42"/>
  </w:num>
  <w:num w:numId="37">
    <w:abstractNumId w:val="1"/>
  </w:num>
  <w:num w:numId="38">
    <w:abstractNumId w:val="0"/>
  </w:num>
  <w:num w:numId="39">
    <w:abstractNumId w:val="41"/>
  </w:num>
  <w:num w:numId="40">
    <w:abstractNumId w:val="25"/>
  </w:num>
  <w:num w:numId="41">
    <w:abstractNumId w:val="29"/>
  </w:num>
  <w:num w:numId="42">
    <w:abstractNumId w:val="32"/>
  </w:num>
  <w:num w:numId="43">
    <w:abstractNumId w:val="15"/>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atiar Rahman">
    <w15:presenceInfo w15:providerId="AD" w15:userId="S-1-5-21-1729325873-3850458785-3750908223-114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2A68"/>
    <w:rsid w:val="00021856"/>
    <w:rsid w:val="00021920"/>
    <w:rsid w:val="000237C1"/>
    <w:rsid w:val="00026497"/>
    <w:rsid w:val="00042851"/>
    <w:rsid w:val="000452A4"/>
    <w:rsid w:val="00060951"/>
    <w:rsid w:val="0006542D"/>
    <w:rsid w:val="000979E1"/>
    <w:rsid w:val="000A32B9"/>
    <w:rsid w:val="000A764B"/>
    <w:rsid w:val="000B10CB"/>
    <w:rsid w:val="000C62FC"/>
    <w:rsid w:val="000C7798"/>
    <w:rsid w:val="00124F32"/>
    <w:rsid w:val="00130203"/>
    <w:rsid w:val="00137485"/>
    <w:rsid w:val="00147107"/>
    <w:rsid w:val="00150015"/>
    <w:rsid w:val="001559E0"/>
    <w:rsid w:val="00157664"/>
    <w:rsid w:val="00160DB6"/>
    <w:rsid w:val="00171F11"/>
    <w:rsid w:val="001952B0"/>
    <w:rsid w:val="00197223"/>
    <w:rsid w:val="001A61D1"/>
    <w:rsid w:val="001A7CFE"/>
    <w:rsid w:val="001C2236"/>
    <w:rsid w:val="001D4892"/>
    <w:rsid w:val="001D65AF"/>
    <w:rsid w:val="001F2E48"/>
    <w:rsid w:val="00210EB8"/>
    <w:rsid w:val="00211CF5"/>
    <w:rsid w:val="00263B2C"/>
    <w:rsid w:val="00274CDF"/>
    <w:rsid w:val="00285CE7"/>
    <w:rsid w:val="00287C04"/>
    <w:rsid w:val="002955A7"/>
    <w:rsid w:val="002962C4"/>
    <w:rsid w:val="002C2A0A"/>
    <w:rsid w:val="002C2A7C"/>
    <w:rsid w:val="002C3130"/>
    <w:rsid w:val="002D35F1"/>
    <w:rsid w:val="002D395F"/>
    <w:rsid w:val="002D5BD7"/>
    <w:rsid w:val="002E1A8B"/>
    <w:rsid w:val="00307C1B"/>
    <w:rsid w:val="00313FBE"/>
    <w:rsid w:val="0032347F"/>
    <w:rsid w:val="00323E5D"/>
    <w:rsid w:val="00330F15"/>
    <w:rsid w:val="0033578D"/>
    <w:rsid w:val="00336F4E"/>
    <w:rsid w:val="003371A9"/>
    <w:rsid w:val="00344A61"/>
    <w:rsid w:val="003B08E1"/>
    <w:rsid w:val="003D0AE0"/>
    <w:rsid w:val="003D0FB9"/>
    <w:rsid w:val="003E0591"/>
    <w:rsid w:val="00404F50"/>
    <w:rsid w:val="00413976"/>
    <w:rsid w:val="00424A39"/>
    <w:rsid w:val="004740C5"/>
    <w:rsid w:val="0047491A"/>
    <w:rsid w:val="004759B4"/>
    <w:rsid w:val="00476CD1"/>
    <w:rsid w:val="0048633F"/>
    <w:rsid w:val="0049107B"/>
    <w:rsid w:val="004A0C07"/>
    <w:rsid w:val="004A13EA"/>
    <w:rsid w:val="004A1589"/>
    <w:rsid w:val="004A1D8E"/>
    <w:rsid w:val="004B2E3A"/>
    <w:rsid w:val="004B3396"/>
    <w:rsid w:val="004C2D14"/>
    <w:rsid w:val="004C6A85"/>
    <w:rsid w:val="004C702E"/>
    <w:rsid w:val="004E155E"/>
    <w:rsid w:val="00512855"/>
    <w:rsid w:val="0052077B"/>
    <w:rsid w:val="00534DB7"/>
    <w:rsid w:val="00543273"/>
    <w:rsid w:val="00546302"/>
    <w:rsid w:val="00573A57"/>
    <w:rsid w:val="00591533"/>
    <w:rsid w:val="005A23FA"/>
    <w:rsid w:val="005C59DE"/>
    <w:rsid w:val="005D7FCE"/>
    <w:rsid w:val="005E3B71"/>
    <w:rsid w:val="005F0A8A"/>
    <w:rsid w:val="005F1575"/>
    <w:rsid w:val="005F3F5C"/>
    <w:rsid w:val="00613BC6"/>
    <w:rsid w:val="0064100E"/>
    <w:rsid w:val="00643FB6"/>
    <w:rsid w:val="00665A27"/>
    <w:rsid w:val="006C24CC"/>
    <w:rsid w:val="006C2D95"/>
    <w:rsid w:val="0072001D"/>
    <w:rsid w:val="00740D36"/>
    <w:rsid w:val="00751DF0"/>
    <w:rsid w:val="00753A06"/>
    <w:rsid w:val="00784AEB"/>
    <w:rsid w:val="0078572C"/>
    <w:rsid w:val="00796A93"/>
    <w:rsid w:val="00797C19"/>
    <w:rsid w:val="007A5F81"/>
    <w:rsid w:val="007A75C8"/>
    <w:rsid w:val="007C29A1"/>
    <w:rsid w:val="007C6083"/>
    <w:rsid w:val="007F3335"/>
    <w:rsid w:val="008303FC"/>
    <w:rsid w:val="008324CF"/>
    <w:rsid w:val="00836A9F"/>
    <w:rsid w:val="0084044C"/>
    <w:rsid w:val="00841798"/>
    <w:rsid w:val="0084669B"/>
    <w:rsid w:val="008470F2"/>
    <w:rsid w:val="00860559"/>
    <w:rsid w:val="00865100"/>
    <w:rsid w:val="00870335"/>
    <w:rsid w:val="00887479"/>
    <w:rsid w:val="008A0E80"/>
    <w:rsid w:val="008C4EC2"/>
    <w:rsid w:val="008C55E6"/>
    <w:rsid w:val="008D0983"/>
    <w:rsid w:val="008D52A6"/>
    <w:rsid w:val="008F5089"/>
    <w:rsid w:val="008F638C"/>
    <w:rsid w:val="008F6F92"/>
    <w:rsid w:val="00900F2F"/>
    <w:rsid w:val="00921BE3"/>
    <w:rsid w:val="009260DC"/>
    <w:rsid w:val="009429F9"/>
    <w:rsid w:val="00946971"/>
    <w:rsid w:val="00956199"/>
    <w:rsid w:val="0096269B"/>
    <w:rsid w:val="00962AB0"/>
    <w:rsid w:val="00967ED6"/>
    <w:rsid w:val="0098556D"/>
    <w:rsid w:val="00997E09"/>
    <w:rsid w:val="009B26A3"/>
    <w:rsid w:val="009B5F24"/>
    <w:rsid w:val="009C06D7"/>
    <w:rsid w:val="009D60CF"/>
    <w:rsid w:val="009D6F34"/>
    <w:rsid w:val="009E3C55"/>
    <w:rsid w:val="009F05E3"/>
    <w:rsid w:val="009F47D1"/>
    <w:rsid w:val="00A15FA4"/>
    <w:rsid w:val="00A27317"/>
    <w:rsid w:val="00A45F53"/>
    <w:rsid w:val="00A62A68"/>
    <w:rsid w:val="00A72AF8"/>
    <w:rsid w:val="00A74FA5"/>
    <w:rsid w:val="00A7575C"/>
    <w:rsid w:val="00A80C8F"/>
    <w:rsid w:val="00A97BD4"/>
    <w:rsid w:val="00AA1E12"/>
    <w:rsid w:val="00AC1810"/>
    <w:rsid w:val="00AD0433"/>
    <w:rsid w:val="00AE0B76"/>
    <w:rsid w:val="00AE23C1"/>
    <w:rsid w:val="00AE3D52"/>
    <w:rsid w:val="00AF3402"/>
    <w:rsid w:val="00AF47BA"/>
    <w:rsid w:val="00B00BD5"/>
    <w:rsid w:val="00B21D30"/>
    <w:rsid w:val="00B235C0"/>
    <w:rsid w:val="00B241E5"/>
    <w:rsid w:val="00B34599"/>
    <w:rsid w:val="00B35243"/>
    <w:rsid w:val="00B40D96"/>
    <w:rsid w:val="00B419BA"/>
    <w:rsid w:val="00B4462E"/>
    <w:rsid w:val="00B5032E"/>
    <w:rsid w:val="00B57E99"/>
    <w:rsid w:val="00B77344"/>
    <w:rsid w:val="00B824BD"/>
    <w:rsid w:val="00B9465B"/>
    <w:rsid w:val="00B95B7A"/>
    <w:rsid w:val="00B96F8B"/>
    <w:rsid w:val="00BA337D"/>
    <w:rsid w:val="00BB03C3"/>
    <w:rsid w:val="00BB257A"/>
    <w:rsid w:val="00BC614D"/>
    <w:rsid w:val="00BF746D"/>
    <w:rsid w:val="00C124EC"/>
    <w:rsid w:val="00C1304E"/>
    <w:rsid w:val="00C1470B"/>
    <w:rsid w:val="00C151C1"/>
    <w:rsid w:val="00C253D0"/>
    <w:rsid w:val="00C36A76"/>
    <w:rsid w:val="00C37070"/>
    <w:rsid w:val="00C52C2D"/>
    <w:rsid w:val="00C6080F"/>
    <w:rsid w:val="00C621BE"/>
    <w:rsid w:val="00C63E5A"/>
    <w:rsid w:val="00CA2418"/>
    <w:rsid w:val="00CD0DBE"/>
    <w:rsid w:val="00CD40B3"/>
    <w:rsid w:val="00D045F1"/>
    <w:rsid w:val="00D12612"/>
    <w:rsid w:val="00D212E7"/>
    <w:rsid w:val="00D239ED"/>
    <w:rsid w:val="00D30370"/>
    <w:rsid w:val="00D571EE"/>
    <w:rsid w:val="00D76A89"/>
    <w:rsid w:val="00D82515"/>
    <w:rsid w:val="00DA2918"/>
    <w:rsid w:val="00DA70B1"/>
    <w:rsid w:val="00DC50B6"/>
    <w:rsid w:val="00DC56D2"/>
    <w:rsid w:val="00DF3023"/>
    <w:rsid w:val="00DF364A"/>
    <w:rsid w:val="00E05721"/>
    <w:rsid w:val="00E0585F"/>
    <w:rsid w:val="00E13717"/>
    <w:rsid w:val="00E17BAD"/>
    <w:rsid w:val="00E20B75"/>
    <w:rsid w:val="00E2614F"/>
    <w:rsid w:val="00E347C7"/>
    <w:rsid w:val="00E4697C"/>
    <w:rsid w:val="00E52D05"/>
    <w:rsid w:val="00E63C2C"/>
    <w:rsid w:val="00E83F4D"/>
    <w:rsid w:val="00E8437E"/>
    <w:rsid w:val="00E85ED1"/>
    <w:rsid w:val="00E91D42"/>
    <w:rsid w:val="00E96714"/>
    <w:rsid w:val="00E97C10"/>
    <w:rsid w:val="00E97E2E"/>
    <w:rsid w:val="00EA7A30"/>
    <w:rsid w:val="00EB01B7"/>
    <w:rsid w:val="00EB1B28"/>
    <w:rsid w:val="00EC4ACC"/>
    <w:rsid w:val="00EC548F"/>
    <w:rsid w:val="00EF1D20"/>
    <w:rsid w:val="00EF4742"/>
    <w:rsid w:val="00F04CD3"/>
    <w:rsid w:val="00F11892"/>
    <w:rsid w:val="00F45CBF"/>
    <w:rsid w:val="00F61246"/>
    <w:rsid w:val="00F6186E"/>
    <w:rsid w:val="00F724E7"/>
    <w:rsid w:val="00F74C56"/>
    <w:rsid w:val="00F87AF9"/>
    <w:rsid w:val="00F92FCC"/>
    <w:rsid w:val="00FB562F"/>
    <w:rsid w:val="00FC21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8A0302"/>
  <w15:chartTrackingRefBased/>
  <w15:docId w15:val="{2F82DC5D-DBDD-435F-BD5C-D52BD2D8CD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A62A68"/>
    <w:pPr>
      <w:spacing w:after="200" w:line="240" w:lineRule="auto"/>
    </w:pPr>
    <w:rPr>
      <w:rFonts w:ascii="Calibri" w:eastAsia="Calibri" w:hAnsi="Calibri" w:cs="Calibri"/>
      <w:color w:val="000000"/>
    </w:rPr>
  </w:style>
  <w:style w:type="paragraph" w:styleId="Heading1">
    <w:name w:val="heading 1"/>
    <w:basedOn w:val="Normal"/>
    <w:next w:val="Normal"/>
    <w:link w:val="Heading1Char"/>
    <w:uiPriority w:val="9"/>
    <w:qFormat/>
    <w:rsid w:val="00AA1E1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A1E1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62A6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B95B7A"/>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8">
    <w:name w:val="heading 8"/>
    <w:basedOn w:val="Normal"/>
    <w:next w:val="Normal"/>
    <w:link w:val="Heading8Char"/>
    <w:uiPriority w:val="9"/>
    <w:unhideWhenUsed/>
    <w:qFormat/>
    <w:rsid w:val="00BB03C3"/>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A62A68"/>
    <w:rPr>
      <w:rFonts w:asciiTheme="majorHAnsi" w:eastAsiaTheme="majorEastAsia" w:hAnsiTheme="majorHAnsi" w:cstheme="majorBidi"/>
      <w:color w:val="1F4D78" w:themeColor="accent1" w:themeShade="7F"/>
      <w:sz w:val="24"/>
      <w:szCs w:val="24"/>
    </w:rPr>
  </w:style>
  <w:style w:type="paragraph" w:styleId="Header">
    <w:name w:val="header"/>
    <w:basedOn w:val="Normal"/>
    <w:link w:val="HeaderChar"/>
    <w:uiPriority w:val="99"/>
    <w:unhideWhenUsed/>
    <w:rsid w:val="00A62A68"/>
    <w:pPr>
      <w:tabs>
        <w:tab w:val="center" w:pos="4680"/>
        <w:tab w:val="right" w:pos="9360"/>
      </w:tabs>
      <w:spacing w:after="0"/>
    </w:pPr>
  </w:style>
  <w:style w:type="character" w:customStyle="1" w:styleId="HeaderChar">
    <w:name w:val="Header Char"/>
    <w:basedOn w:val="DefaultParagraphFont"/>
    <w:link w:val="Header"/>
    <w:uiPriority w:val="99"/>
    <w:rsid w:val="00A62A68"/>
    <w:rPr>
      <w:rFonts w:ascii="Calibri" w:eastAsia="Calibri" w:hAnsi="Calibri" w:cs="Calibri"/>
      <w:color w:val="000000"/>
    </w:rPr>
  </w:style>
  <w:style w:type="paragraph" w:styleId="Footer">
    <w:name w:val="footer"/>
    <w:basedOn w:val="Normal"/>
    <w:link w:val="FooterChar"/>
    <w:uiPriority w:val="99"/>
    <w:unhideWhenUsed/>
    <w:rsid w:val="00A62A68"/>
    <w:pPr>
      <w:tabs>
        <w:tab w:val="center" w:pos="4680"/>
        <w:tab w:val="right" w:pos="9360"/>
      </w:tabs>
      <w:spacing w:after="0"/>
    </w:pPr>
  </w:style>
  <w:style w:type="character" w:customStyle="1" w:styleId="FooterChar">
    <w:name w:val="Footer Char"/>
    <w:basedOn w:val="DefaultParagraphFont"/>
    <w:link w:val="Footer"/>
    <w:uiPriority w:val="99"/>
    <w:rsid w:val="00A62A68"/>
    <w:rPr>
      <w:rFonts w:ascii="Calibri" w:eastAsia="Calibri" w:hAnsi="Calibri" w:cs="Calibri"/>
      <w:color w:val="000000"/>
    </w:rPr>
  </w:style>
  <w:style w:type="paragraph" w:styleId="NoSpacing">
    <w:name w:val="No Spacing"/>
    <w:uiPriority w:val="1"/>
    <w:qFormat/>
    <w:rsid w:val="00A62A68"/>
    <w:pPr>
      <w:spacing w:after="0" w:line="240" w:lineRule="auto"/>
    </w:pPr>
    <w:rPr>
      <w:rFonts w:ascii="Calibri" w:eastAsia="Calibri" w:hAnsi="Calibri" w:cs="Calibri"/>
      <w:color w:val="000000"/>
    </w:rPr>
  </w:style>
  <w:style w:type="paragraph" w:styleId="ListParagraph">
    <w:name w:val="List Paragraph"/>
    <w:basedOn w:val="Normal"/>
    <w:uiPriority w:val="34"/>
    <w:qFormat/>
    <w:rsid w:val="00C63E5A"/>
    <w:pPr>
      <w:ind w:left="720"/>
      <w:contextualSpacing/>
    </w:pPr>
  </w:style>
  <w:style w:type="character" w:customStyle="1" w:styleId="Heading1Char">
    <w:name w:val="Heading 1 Char"/>
    <w:basedOn w:val="DefaultParagraphFont"/>
    <w:link w:val="Heading1"/>
    <w:uiPriority w:val="9"/>
    <w:rsid w:val="00AA1E1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AA1E12"/>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130203"/>
    <w:pPr>
      <w:spacing w:line="259" w:lineRule="auto"/>
      <w:outlineLvl w:val="9"/>
    </w:pPr>
  </w:style>
  <w:style w:type="paragraph" w:styleId="TOC1">
    <w:name w:val="toc 1"/>
    <w:basedOn w:val="Normal"/>
    <w:next w:val="Normal"/>
    <w:autoRedefine/>
    <w:uiPriority w:val="39"/>
    <w:unhideWhenUsed/>
    <w:rsid w:val="00130203"/>
    <w:pPr>
      <w:spacing w:after="100"/>
    </w:pPr>
  </w:style>
  <w:style w:type="character" w:styleId="Hyperlink">
    <w:name w:val="Hyperlink"/>
    <w:basedOn w:val="DefaultParagraphFont"/>
    <w:uiPriority w:val="99"/>
    <w:unhideWhenUsed/>
    <w:rsid w:val="00130203"/>
    <w:rPr>
      <w:color w:val="0563C1" w:themeColor="hyperlink"/>
      <w:u w:val="single"/>
    </w:rPr>
  </w:style>
  <w:style w:type="paragraph" w:styleId="Subtitle">
    <w:name w:val="Subtitle"/>
    <w:basedOn w:val="Normal"/>
    <w:link w:val="SubtitleChar"/>
    <w:qFormat/>
    <w:rsid w:val="00D30370"/>
    <w:pPr>
      <w:pageBreakBefore/>
      <w:tabs>
        <w:tab w:val="num" w:pos="570"/>
      </w:tabs>
      <w:spacing w:before="120" w:after="120"/>
      <w:ind w:left="576" w:hanging="576"/>
      <w:outlineLvl w:val="1"/>
    </w:pPr>
    <w:rPr>
      <w:rFonts w:ascii="AvantGarde" w:eastAsia="Times New Roman" w:hAnsi="AvantGarde" w:cs="Times New Roman"/>
      <w:b/>
      <w:color w:val="auto"/>
      <w:sz w:val="24"/>
      <w:szCs w:val="20"/>
    </w:rPr>
  </w:style>
  <w:style w:type="character" w:customStyle="1" w:styleId="SubtitleChar">
    <w:name w:val="Subtitle Char"/>
    <w:basedOn w:val="DefaultParagraphFont"/>
    <w:link w:val="Subtitle"/>
    <w:rsid w:val="00D30370"/>
    <w:rPr>
      <w:rFonts w:ascii="AvantGarde" w:eastAsia="Times New Roman" w:hAnsi="AvantGarde" w:cs="Times New Roman"/>
      <w:b/>
      <w:sz w:val="24"/>
      <w:szCs w:val="20"/>
    </w:rPr>
  </w:style>
  <w:style w:type="paragraph" w:customStyle="1" w:styleId="Bodycopybold">
    <w:name w:val="Body copy bold"/>
    <w:autoRedefine/>
    <w:rsid w:val="00D30370"/>
    <w:pPr>
      <w:spacing w:after="120" w:line="240" w:lineRule="exact"/>
    </w:pPr>
    <w:rPr>
      <w:rFonts w:ascii="AvantGarde" w:eastAsia="Times" w:hAnsi="AvantGarde" w:cs="Times New Roman"/>
      <w:b/>
      <w:color w:val="000000"/>
      <w:sz w:val="20"/>
      <w:szCs w:val="20"/>
    </w:rPr>
  </w:style>
  <w:style w:type="paragraph" w:customStyle="1" w:styleId="Bodycopy">
    <w:name w:val="Body copy"/>
    <w:link w:val="BodycopyChar"/>
    <w:qFormat/>
    <w:rsid w:val="00DF3023"/>
    <w:pPr>
      <w:spacing w:after="120" w:line="240" w:lineRule="auto"/>
    </w:pPr>
    <w:rPr>
      <w:rFonts w:ascii="Times New Roman" w:eastAsia="Times" w:hAnsi="Times New Roman" w:cs="Times New Roman"/>
      <w:color w:val="000000"/>
      <w:sz w:val="24"/>
      <w:szCs w:val="20"/>
    </w:rPr>
  </w:style>
  <w:style w:type="character" w:customStyle="1" w:styleId="BodycopyChar">
    <w:name w:val="Body copy Char"/>
    <w:basedOn w:val="DefaultParagraphFont"/>
    <w:link w:val="Bodycopy"/>
    <w:rsid w:val="00DF3023"/>
    <w:rPr>
      <w:rFonts w:ascii="Times New Roman" w:eastAsia="Times" w:hAnsi="Times New Roman" w:cs="Times New Roman"/>
      <w:color w:val="000000"/>
      <w:sz w:val="24"/>
      <w:szCs w:val="20"/>
    </w:rPr>
  </w:style>
  <w:style w:type="paragraph" w:customStyle="1" w:styleId="Documentname">
    <w:name w:val="Document name"/>
    <w:autoRedefine/>
    <w:rsid w:val="00D30370"/>
    <w:pPr>
      <w:spacing w:after="120" w:line="280" w:lineRule="exact"/>
    </w:pPr>
    <w:rPr>
      <w:rFonts w:ascii="Arial" w:eastAsia="Times" w:hAnsi="Arial" w:cs="Times New Roman"/>
      <w:color w:val="000000"/>
      <w:sz w:val="20"/>
      <w:szCs w:val="20"/>
      <w:lang w:val="en-GB"/>
    </w:rPr>
  </w:style>
  <w:style w:type="paragraph" w:styleId="TOC2">
    <w:name w:val="toc 2"/>
    <w:basedOn w:val="Normal"/>
    <w:next w:val="Normal"/>
    <w:autoRedefine/>
    <w:uiPriority w:val="39"/>
    <w:unhideWhenUsed/>
    <w:rsid w:val="00A74FA5"/>
    <w:pPr>
      <w:spacing w:after="100"/>
      <w:ind w:left="220"/>
    </w:pPr>
  </w:style>
  <w:style w:type="paragraph" w:customStyle="1" w:styleId="Style1">
    <w:name w:val="Style1"/>
    <w:basedOn w:val="Heading2"/>
    <w:link w:val="Style1Char"/>
    <w:qFormat/>
    <w:rsid w:val="00DF3023"/>
    <w:rPr>
      <w:b/>
    </w:rPr>
  </w:style>
  <w:style w:type="paragraph" w:styleId="IntenseQuote">
    <w:name w:val="Intense Quote"/>
    <w:basedOn w:val="Normal"/>
    <w:next w:val="Normal"/>
    <w:link w:val="IntenseQuoteChar"/>
    <w:uiPriority w:val="30"/>
    <w:qFormat/>
    <w:rsid w:val="00DF3023"/>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Style1Char">
    <w:name w:val="Style1 Char"/>
    <w:basedOn w:val="Heading2Char"/>
    <w:link w:val="Style1"/>
    <w:rsid w:val="00DF3023"/>
    <w:rPr>
      <w:rFonts w:asciiTheme="majorHAnsi" w:eastAsiaTheme="majorEastAsia" w:hAnsiTheme="majorHAnsi" w:cstheme="majorBidi"/>
      <w:b/>
      <w:color w:val="2E74B5" w:themeColor="accent1" w:themeShade="BF"/>
      <w:sz w:val="26"/>
      <w:szCs w:val="26"/>
    </w:rPr>
  </w:style>
  <w:style w:type="character" w:customStyle="1" w:styleId="IntenseQuoteChar">
    <w:name w:val="Intense Quote Char"/>
    <w:basedOn w:val="DefaultParagraphFont"/>
    <w:link w:val="IntenseQuote"/>
    <w:uiPriority w:val="30"/>
    <w:rsid w:val="00DF3023"/>
    <w:rPr>
      <w:rFonts w:ascii="Calibri" w:eastAsia="Calibri" w:hAnsi="Calibri" w:cs="Calibri"/>
      <w:i/>
      <w:iCs/>
      <w:color w:val="5B9BD5" w:themeColor="accent1"/>
    </w:rPr>
  </w:style>
  <w:style w:type="character" w:customStyle="1" w:styleId="Heading8Char">
    <w:name w:val="Heading 8 Char"/>
    <w:basedOn w:val="DefaultParagraphFont"/>
    <w:link w:val="Heading8"/>
    <w:uiPriority w:val="9"/>
    <w:rsid w:val="00BB03C3"/>
    <w:rPr>
      <w:rFonts w:asciiTheme="majorHAnsi" w:eastAsiaTheme="majorEastAsia" w:hAnsiTheme="majorHAnsi" w:cstheme="majorBidi"/>
      <w:color w:val="272727" w:themeColor="text1" w:themeTint="D8"/>
      <w:sz w:val="21"/>
      <w:szCs w:val="21"/>
    </w:rPr>
  </w:style>
  <w:style w:type="character" w:styleId="SubtleEmphasis">
    <w:name w:val="Subtle Emphasis"/>
    <w:basedOn w:val="DefaultParagraphFont"/>
    <w:uiPriority w:val="19"/>
    <w:qFormat/>
    <w:rsid w:val="00BB03C3"/>
    <w:rPr>
      <w:i/>
      <w:iCs/>
      <w:color w:val="404040" w:themeColor="text1" w:themeTint="BF"/>
    </w:rPr>
  </w:style>
  <w:style w:type="paragraph" w:styleId="TOC3">
    <w:name w:val="toc 3"/>
    <w:basedOn w:val="Normal"/>
    <w:next w:val="Normal"/>
    <w:autoRedefine/>
    <w:uiPriority w:val="39"/>
    <w:unhideWhenUsed/>
    <w:rsid w:val="004E155E"/>
    <w:pPr>
      <w:spacing w:after="100"/>
      <w:ind w:left="440"/>
    </w:pPr>
  </w:style>
  <w:style w:type="paragraph" w:customStyle="1" w:styleId="sphinx-has-comment">
    <w:name w:val="sphinx-has-comment"/>
    <w:basedOn w:val="Normal"/>
    <w:rsid w:val="0006542D"/>
    <w:pPr>
      <w:spacing w:before="100" w:beforeAutospacing="1" w:after="100" w:afterAutospacing="1"/>
    </w:pPr>
    <w:rPr>
      <w:rFonts w:ascii="Times New Roman" w:eastAsia="Times New Roman" w:hAnsi="Times New Roman" w:cs="Times New Roman"/>
      <w:color w:val="auto"/>
      <w:sz w:val="24"/>
      <w:szCs w:val="24"/>
    </w:rPr>
  </w:style>
  <w:style w:type="character" w:customStyle="1" w:styleId="apple-converted-space">
    <w:name w:val="apple-converted-space"/>
    <w:basedOn w:val="DefaultParagraphFont"/>
    <w:rsid w:val="0006542D"/>
  </w:style>
  <w:style w:type="character" w:styleId="HTMLCite">
    <w:name w:val="HTML Cite"/>
    <w:basedOn w:val="DefaultParagraphFont"/>
    <w:uiPriority w:val="99"/>
    <w:semiHidden/>
    <w:unhideWhenUsed/>
    <w:rsid w:val="0006542D"/>
    <w:rPr>
      <w:i/>
      <w:iCs/>
    </w:rPr>
  </w:style>
  <w:style w:type="character" w:customStyle="1" w:styleId="pre">
    <w:name w:val="pre"/>
    <w:basedOn w:val="DefaultParagraphFont"/>
    <w:rsid w:val="0006542D"/>
  </w:style>
  <w:style w:type="character" w:styleId="Emphasis">
    <w:name w:val="Emphasis"/>
    <w:basedOn w:val="DefaultParagraphFont"/>
    <w:uiPriority w:val="20"/>
    <w:qFormat/>
    <w:rsid w:val="0006542D"/>
    <w:rPr>
      <w:i/>
      <w:iCs/>
    </w:rPr>
  </w:style>
  <w:style w:type="paragraph" w:customStyle="1" w:styleId="first">
    <w:name w:val="first"/>
    <w:basedOn w:val="Normal"/>
    <w:rsid w:val="0006542D"/>
    <w:pPr>
      <w:spacing w:before="100" w:beforeAutospacing="1" w:after="100" w:afterAutospacing="1"/>
    </w:pPr>
    <w:rPr>
      <w:rFonts w:ascii="Times New Roman" w:eastAsia="Times New Roman" w:hAnsi="Times New Roman" w:cs="Times New Roman"/>
      <w:color w:val="auto"/>
      <w:sz w:val="24"/>
      <w:szCs w:val="24"/>
    </w:rPr>
  </w:style>
  <w:style w:type="paragraph" w:customStyle="1" w:styleId="Caption1">
    <w:name w:val="Caption1"/>
    <w:basedOn w:val="Normal"/>
    <w:rsid w:val="0006542D"/>
    <w:pPr>
      <w:spacing w:before="100" w:beforeAutospacing="1" w:after="100" w:afterAutospacing="1"/>
    </w:pPr>
    <w:rPr>
      <w:rFonts w:ascii="Times New Roman" w:eastAsia="Times New Roman" w:hAnsi="Times New Roman" w:cs="Times New Roman"/>
      <w:color w:val="auto"/>
      <w:sz w:val="24"/>
      <w:szCs w:val="24"/>
    </w:rPr>
  </w:style>
  <w:style w:type="paragraph" w:styleId="NormalWeb">
    <w:name w:val="Normal (Web)"/>
    <w:basedOn w:val="Normal"/>
    <w:uiPriority w:val="99"/>
    <w:unhideWhenUsed/>
    <w:rsid w:val="004A1589"/>
    <w:pPr>
      <w:spacing w:before="100" w:beforeAutospacing="1" w:after="100" w:afterAutospacing="1"/>
    </w:pPr>
    <w:rPr>
      <w:rFonts w:ascii="Times New Roman" w:eastAsia="Times New Roman" w:hAnsi="Times New Roman" w:cs="Times New Roman"/>
      <w:color w:val="auto"/>
      <w:sz w:val="24"/>
      <w:szCs w:val="24"/>
    </w:rPr>
  </w:style>
  <w:style w:type="paragraph" w:customStyle="1" w:styleId="oemt32">
    <w:name w:val="oe_mt32"/>
    <w:basedOn w:val="Normal"/>
    <w:rsid w:val="00D045F1"/>
    <w:pPr>
      <w:spacing w:before="100" w:beforeAutospacing="1" w:after="100" w:afterAutospacing="1"/>
    </w:pPr>
    <w:rPr>
      <w:rFonts w:ascii="Times New Roman" w:eastAsia="Times New Roman" w:hAnsi="Times New Roman" w:cs="Times New Roman"/>
      <w:color w:val="auto"/>
      <w:sz w:val="24"/>
      <w:szCs w:val="24"/>
    </w:rPr>
  </w:style>
  <w:style w:type="character" w:customStyle="1" w:styleId="Heading4Char">
    <w:name w:val="Heading 4 Char"/>
    <w:basedOn w:val="DefaultParagraphFont"/>
    <w:link w:val="Heading4"/>
    <w:uiPriority w:val="9"/>
    <w:rsid w:val="00B95B7A"/>
    <w:rPr>
      <w:rFonts w:asciiTheme="majorHAnsi" w:eastAsiaTheme="majorEastAsia" w:hAnsiTheme="majorHAnsi" w:cstheme="majorBidi"/>
      <w:i/>
      <w:iCs/>
      <w:color w:val="2E74B5" w:themeColor="accent1" w:themeShade="BF"/>
    </w:rPr>
  </w:style>
  <w:style w:type="character" w:styleId="CommentReference">
    <w:name w:val="annotation reference"/>
    <w:basedOn w:val="DefaultParagraphFont"/>
    <w:uiPriority w:val="99"/>
    <w:semiHidden/>
    <w:unhideWhenUsed/>
    <w:rsid w:val="00E13717"/>
    <w:rPr>
      <w:sz w:val="16"/>
      <w:szCs w:val="16"/>
    </w:rPr>
  </w:style>
  <w:style w:type="paragraph" w:styleId="CommentText">
    <w:name w:val="annotation text"/>
    <w:basedOn w:val="Normal"/>
    <w:link w:val="CommentTextChar"/>
    <w:uiPriority w:val="99"/>
    <w:semiHidden/>
    <w:unhideWhenUsed/>
    <w:rsid w:val="00E13717"/>
    <w:rPr>
      <w:sz w:val="20"/>
      <w:szCs w:val="20"/>
    </w:rPr>
  </w:style>
  <w:style w:type="character" w:customStyle="1" w:styleId="CommentTextChar">
    <w:name w:val="Comment Text Char"/>
    <w:basedOn w:val="DefaultParagraphFont"/>
    <w:link w:val="CommentText"/>
    <w:uiPriority w:val="99"/>
    <w:semiHidden/>
    <w:rsid w:val="00E13717"/>
    <w:rPr>
      <w:rFonts w:ascii="Calibri" w:eastAsia="Calibri" w:hAnsi="Calibri" w:cs="Calibri"/>
      <w:color w:val="000000"/>
      <w:sz w:val="20"/>
      <w:szCs w:val="20"/>
    </w:rPr>
  </w:style>
  <w:style w:type="paragraph" w:styleId="CommentSubject">
    <w:name w:val="annotation subject"/>
    <w:basedOn w:val="CommentText"/>
    <w:next w:val="CommentText"/>
    <w:link w:val="CommentSubjectChar"/>
    <w:uiPriority w:val="99"/>
    <w:semiHidden/>
    <w:unhideWhenUsed/>
    <w:rsid w:val="00E13717"/>
    <w:rPr>
      <w:b/>
      <w:bCs/>
    </w:rPr>
  </w:style>
  <w:style w:type="character" w:customStyle="1" w:styleId="CommentSubjectChar">
    <w:name w:val="Comment Subject Char"/>
    <w:basedOn w:val="CommentTextChar"/>
    <w:link w:val="CommentSubject"/>
    <w:uiPriority w:val="99"/>
    <w:semiHidden/>
    <w:rsid w:val="00E13717"/>
    <w:rPr>
      <w:rFonts w:ascii="Calibri" w:eastAsia="Calibri" w:hAnsi="Calibri" w:cs="Calibri"/>
      <w:b/>
      <w:bCs/>
      <w:color w:val="000000"/>
      <w:sz w:val="20"/>
      <w:szCs w:val="20"/>
    </w:rPr>
  </w:style>
  <w:style w:type="paragraph" w:styleId="BalloonText">
    <w:name w:val="Balloon Text"/>
    <w:basedOn w:val="Normal"/>
    <w:link w:val="BalloonTextChar"/>
    <w:uiPriority w:val="99"/>
    <w:semiHidden/>
    <w:unhideWhenUsed/>
    <w:rsid w:val="00E13717"/>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13717"/>
    <w:rPr>
      <w:rFonts w:ascii="Segoe UI" w:eastAsia="Calibri" w:hAnsi="Segoe UI" w:cs="Segoe UI"/>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9447987">
      <w:bodyDiv w:val="1"/>
      <w:marLeft w:val="0"/>
      <w:marRight w:val="0"/>
      <w:marTop w:val="0"/>
      <w:marBottom w:val="0"/>
      <w:divBdr>
        <w:top w:val="none" w:sz="0" w:space="0" w:color="auto"/>
        <w:left w:val="none" w:sz="0" w:space="0" w:color="auto"/>
        <w:bottom w:val="none" w:sz="0" w:space="0" w:color="auto"/>
        <w:right w:val="none" w:sz="0" w:space="0" w:color="auto"/>
      </w:divBdr>
    </w:div>
    <w:div w:id="156265248">
      <w:bodyDiv w:val="1"/>
      <w:marLeft w:val="0"/>
      <w:marRight w:val="0"/>
      <w:marTop w:val="0"/>
      <w:marBottom w:val="0"/>
      <w:divBdr>
        <w:top w:val="none" w:sz="0" w:space="0" w:color="auto"/>
        <w:left w:val="none" w:sz="0" w:space="0" w:color="auto"/>
        <w:bottom w:val="none" w:sz="0" w:space="0" w:color="auto"/>
        <w:right w:val="none" w:sz="0" w:space="0" w:color="auto"/>
      </w:divBdr>
    </w:div>
    <w:div w:id="255090915">
      <w:bodyDiv w:val="1"/>
      <w:marLeft w:val="0"/>
      <w:marRight w:val="0"/>
      <w:marTop w:val="0"/>
      <w:marBottom w:val="0"/>
      <w:divBdr>
        <w:top w:val="none" w:sz="0" w:space="0" w:color="auto"/>
        <w:left w:val="none" w:sz="0" w:space="0" w:color="auto"/>
        <w:bottom w:val="none" w:sz="0" w:space="0" w:color="auto"/>
        <w:right w:val="none" w:sz="0" w:space="0" w:color="auto"/>
      </w:divBdr>
    </w:div>
    <w:div w:id="314460188">
      <w:bodyDiv w:val="1"/>
      <w:marLeft w:val="0"/>
      <w:marRight w:val="0"/>
      <w:marTop w:val="0"/>
      <w:marBottom w:val="0"/>
      <w:divBdr>
        <w:top w:val="none" w:sz="0" w:space="0" w:color="auto"/>
        <w:left w:val="none" w:sz="0" w:space="0" w:color="auto"/>
        <w:bottom w:val="none" w:sz="0" w:space="0" w:color="auto"/>
        <w:right w:val="none" w:sz="0" w:space="0" w:color="auto"/>
      </w:divBdr>
    </w:div>
    <w:div w:id="341014801">
      <w:bodyDiv w:val="1"/>
      <w:marLeft w:val="0"/>
      <w:marRight w:val="0"/>
      <w:marTop w:val="0"/>
      <w:marBottom w:val="0"/>
      <w:divBdr>
        <w:top w:val="none" w:sz="0" w:space="0" w:color="auto"/>
        <w:left w:val="none" w:sz="0" w:space="0" w:color="auto"/>
        <w:bottom w:val="none" w:sz="0" w:space="0" w:color="auto"/>
        <w:right w:val="none" w:sz="0" w:space="0" w:color="auto"/>
      </w:divBdr>
    </w:div>
    <w:div w:id="362094438">
      <w:bodyDiv w:val="1"/>
      <w:marLeft w:val="0"/>
      <w:marRight w:val="0"/>
      <w:marTop w:val="0"/>
      <w:marBottom w:val="0"/>
      <w:divBdr>
        <w:top w:val="none" w:sz="0" w:space="0" w:color="auto"/>
        <w:left w:val="none" w:sz="0" w:space="0" w:color="auto"/>
        <w:bottom w:val="none" w:sz="0" w:space="0" w:color="auto"/>
        <w:right w:val="none" w:sz="0" w:space="0" w:color="auto"/>
      </w:divBdr>
    </w:div>
    <w:div w:id="366761283">
      <w:bodyDiv w:val="1"/>
      <w:marLeft w:val="0"/>
      <w:marRight w:val="0"/>
      <w:marTop w:val="0"/>
      <w:marBottom w:val="0"/>
      <w:divBdr>
        <w:top w:val="none" w:sz="0" w:space="0" w:color="auto"/>
        <w:left w:val="none" w:sz="0" w:space="0" w:color="auto"/>
        <w:bottom w:val="none" w:sz="0" w:space="0" w:color="auto"/>
        <w:right w:val="none" w:sz="0" w:space="0" w:color="auto"/>
      </w:divBdr>
    </w:div>
    <w:div w:id="431559846">
      <w:bodyDiv w:val="1"/>
      <w:marLeft w:val="0"/>
      <w:marRight w:val="0"/>
      <w:marTop w:val="0"/>
      <w:marBottom w:val="0"/>
      <w:divBdr>
        <w:top w:val="none" w:sz="0" w:space="0" w:color="auto"/>
        <w:left w:val="none" w:sz="0" w:space="0" w:color="auto"/>
        <w:bottom w:val="none" w:sz="0" w:space="0" w:color="auto"/>
        <w:right w:val="none" w:sz="0" w:space="0" w:color="auto"/>
      </w:divBdr>
    </w:div>
    <w:div w:id="522135993">
      <w:bodyDiv w:val="1"/>
      <w:marLeft w:val="0"/>
      <w:marRight w:val="0"/>
      <w:marTop w:val="0"/>
      <w:marBottom w:val="0"/>
      <w:divBdr>
        <w:top w:val="none" w:sz="0" w:space="0" w:color="auto"/>
        <w:left w:val="none" w:sz="0" w:space="0" w:color="auto"/>
        <w:bottom w:val="none" w:sz="0" w:space="0" w:color="auto"/>
        <w:right w:val="none" w:sz="0" w:space="0" w:color="auto"/>
      </w:divBdr>
    </w:div>
    <w:div w:id="578560669">
      <w:bodyDiv w:val="1"/>
      <w:marLeft w:val="0"/>
      <w:marRight w:val="0"/>
      <w:marTop w:val="0"/>
      <w:marBottom w:val="0"/>
      <w:divBdr>
        <w:top w:val="none" w:sz="0" w:space="0" w:color="auto"/>
        <w:left w:val="none" w:sz="0" w:space="0" w:color="auto"/>
        <w:bottom w:val="none" w:sz="0" w:space="0" w:color="auto"/>
        <w:right w:val="none" w:sz="0" w:space="0" w:color="auto"/>
      </w:divBdr>
    </w:div>
    <w:div w:id="603345732">
      <w:bodyDiv w:val="1"/>
      <w:marLeft w:val="0"/>
      <w:marRight w:val="0"/>
      <w:marTop w:val="0"/>
      <w:marBottom w:val="0"/>
      <w:divBdr>
        <w:top w:val="none" w:sz="0" w:space="0" w:color="auto"/>
        <w:left w:val="none" w:sz="0" w:space="0" w:color="auto"/>
        <w:bottom w:val="none" w:sz="0" w:space="0" w:color="auto"/>
        <w:right w:val="none" w:sz="0" w:space="0" w:color="auto"/>
      </w:divBdr>
    </w:div>
    <w:div w:id="756901704">
      <w:bodyDiv w:val="1"/>
      <w:marLeft w:val="0"/>
      <w:marRight w:val="0"/>
      <w:marTop w:val="0"/>
      <w:marBottom w:val="0"/>
      <w:divBdr>
        <w:top w:val="none" w:sz="0" w:space="0" w:color="auto"/>
        <w:left w:val="none" w:sz="0" w:space="0" w:color="auto"/>
        <w:bottom w:val="none" w:sz="0" w:space="0" w:color="auto"/>
        <w:right w:val="none" w:sz="0" w:space="0" w:color="auto"/>
      </w:divBdr>
    </w:div>
    <w:div w:id="860318919">
      <w:bodyDiv w:val="1"/>
      <w:marLeft w:val="0"/>
      <w:marRight w:val="0"/>
      <w:marTop w:val="0"/>
      <w:marBottom w:val="0"/>
      <w:divBdr>
        <w:top w:val="none" w:sz="0" w:space="0" w:color="auto"/>
        <w:left w:val="none" w:sz="0" w:space="0" w:color="auto"/>
        <w:bottom w:val="none" w:sz="0" w:space="0" w:color="auto"/>
        <w:right w:val="none" w:sz="0" w:space="0" w:color="auto"/>
      </w:divBdr>
    </w:div>
    <w:div w:id="909509515">
      <w:bodyDiv w:val="1"/>
      <w:marLeft w:val="0"/>
      <w:marRight w:val="0"/>
      <w:marTop w:val="0"/>
      <w:marBottom w:val="0"/>
      <w:divBdr>
        <w:top w:val="none" w:sz="0" w:space="0" w:color="auto"/>
        <w:left w:val="none" w:sz="0" w:space="0" w:color="auto"/>
        <w:bottom w:val="none" w:sz="0" w:space="0" w:color="auto"/>
        <w:right w:val="none" w:sz="0" w:space="0" w:color="auto"/>
      </w:divBdr>
    </w:div>
    <w:div w:id="919868174">
      <w:bodyDiv w:val="1"/>
      <w:marLeft w:val="0"/>
      <w:marRight w:val="0"/>
      <w:marTop w:val="0"/>
      <w:marBottom w:val="0"/>
      <w:divBdr>
        <w:top w:val="none" w:sz="0" w:space="0" w:color="auto"/>
        <w:left w:val="none" w:sz="0" w:space="0" w:color="auto"/>
        <w:bottom w:val="none" w:sz="0" w:space="0" w:color="auto"/>
        <w:right w:val="none" w:sz="0" w:space="0" w:color="auto"/>
      </w:divBdr>
    </w:div>
    <w:div w:id="962199650">
      <w:bodyDiv w:val="1"/>
      <w:marLeft w:val="0"/>
      <w:marRight w:val="0"/>
      <w:marTop w:val="0"/>
      <w:marBottom w:val="0"/>
      <w:divBdr>
        <w:top w:val="none" w:sz="0" w:space="0" w:color="auto"/>
        <w:left w:val="none" w:sz="0" w:space="0" w:color="auto"/>
        <w:bottom w:val="none" w:sz="0" w:space="0" w:color="auto"/>
        <w:right w:val="none" w:sz="0" w:space="0" w:color="auto"/>
      </w:divBdr>
      <w:divsChild>
        <w:div w:id="194931698">
          <w:marLeft w:val="0"/>
          <w:marRight w:val="0"/>
          <w:marTop w:val="0"/>
          <w:marBottom w:val="0"/>
          <w:divBdr>
            <w:top w:val="none" w:sz="0" w:space="0" w:color="auto"/>
            <w:left w:val="none" w:sz="0" w:space="0" w:color="auto"/>
            <w:bottom w:val="none" w:sz="0" w:space="0" w:color="auto"/>
            <w:right w:val="none" w:sz="0" w:space="0" w:color="auto"/>
          </w:divBdr>
          <w:divsChild>
            <w:div w:id="431781930">
              <w:marLeft w:val="0"/>
              <w:marRight w:val="0"/>
              <w:marTop w:val="0"/>
              <w:marBottom w:val="0"/>
              <w:divBdr>
                <w:top w:val="none" w:sz="0" w:space="0" w:color="auto"/>
                <w:left w:val="none" w:sz="0" w:space="0" w:color="auto"/>
                <w:bottom w:val="none" w:sz="0" w:space="0" w:color="auto"/>
                <w:right w:val="none" w:sz="0" w:space="0" w:color="auto"/>
              </w:divBdr>
              <w:divsChild>
                <w:div w:id="107894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6977205">
      <w:bodyDiv w:val="1"/>
      <w:marLeft w:val="0"/>
      <w:marRight w:val="0"/>
      <w:marTop w:val="0"/>
      <w:marBottom w:val="0"/>
      <w:divBdr>
        <w:top w:val="none" w:sz="0" w:space="0" w:color="auto"/>
        <w:left w:val="none" w:sz="0" w:space="0" w:color="auto"/>
        <w:bottom w:val="none" w:sz="0" w:space="0" w:color="auto"/>
        <w:right w:val="none" w:sz="0" w:space="0" w:color="auto"/>
      </w:divBdr>
    </w:div>
    <w:div w:id="1087077408">
      <w:bodyDiv w:val="1"/>
      <w:marLeft w:val="0"/>
      <w:marRight w:val="0"/>
      <w:marTop w:val="0"/>
      <w:marBottom w:val="0"/>
      <w:divBdr>
        <w:top w:val="none" w:sz="0" w:space="0" w:color="auto"/>
        <w:left w:val="none" w:sz="0" w:space="0" w:color="auto"/>
        <w:bottom w:val="none" w:sz="0" w:space="0" w:color="auto"/>
        <w:right w:val="none" w:sz="0" w:space="0" w:color="auto"/>
      </w:divBdr>
    </w:div>
    <w:div w:id="1140268618">
      <w:bodyDiv w:val="1"/>
      <w:marLeft w:val="0"/>
      <w:marRight w:val="0"/>
      <w:marTop w:val="0"/>
      <w:marBottom w:val="0"/>
      <w:divBdr>
        <w:top w:val="none" w:sz="0" w:space="0" w:color="auto"/>
        <w:left w:val="none" w:sz="0" w:space="0" w:color="auto"/>
        <w:bottom w:val="none" w:sz="0" w:space="0" w:color="auto"/>
        <w:right w:val="none" w:sz="0" w:space="0" w:color="auto"/>
      </w:divBdr>
    </w:div>
    <w:div w:id="1178037152">
      <w:bodyDiv w:val="1"/>
      <w:marLeft w:val="0"/>
      <w:marRight w:val="0"/>
      <w:marTop w:val="0"/>
      <w:marBottom w:val="0"/>
      <w:divBdr>
        <w:top w:val="none" w:sz="0" w:space="0" w:color="auto"/>
        <w:left w:val="none" w:sz="0" w:space="0" w:color="auto"/>
        <w:bottom w:val="none" w:sz="0" w:space="0" w:color="auto"/>
        <w:right w:val="none" w:sz="0" w:space="0" w:color="auto"/>
      </w:divBdr>
    </w:div>
    <w:div w:id="1237934436">
      <w:bodyDiv w:val="1"/>
      <w:marLeft w:val="0"/>
      <w:marRight w:val="0"/>
      <w:marTop w:val="0"/>
      <w:marBottom w:val="0"/>
      <w:divBdr>
        <w:top w:val="none" w:sz="0" w:space="0" w:color="auto"/>
        <w:left w:val="none" w:sz="0" w:space="0" w:color="auto"/>
        <w:bottom w:val="none" w:sz="0" w:space="0" w:color="auto"/>
        <w:right w:val="none" w:sz="0" w:space="0" w:color="auto"/>
      </w:divBdr>
    </w:div>
    <w:div w:id="1256859292">
      <w:bodyDiv w:val="1"/>
      <w:marLeft w:val="0"/>
      <w:marRight w:val="0"/>
      <w:marTop w:val="0"/>
      <w:marBottom w:val="0"/>
      <w:divBdr>
        <w:top w:val="none" w:sz="0" w:space="0" w:color="auto"/>
        <w:left w:val="none" w:sz="0" w:space="0" w:color="auto"/>
        <w:bottom w:val="none" w:sz="0" w:space="0" w:color="auto"/>
        <w:right w:val="none" w:sz="0" w:space="0" w:color="auto"/>
      </w:divBdr>
    </w:div>
    <w:div w:id="1483303756">
      <w:bodyDiv w:val="1"/>
      <w:marLeft w:val="0"/>
      <w:marRight w:val="0"/>
      <w:marTop w:val="0"/>
      <w:marBottom w:val="0"/>
      <w:divBdr>
        <w:top w:val="none" w:sz="0" w:space="0" w:color="auto"/>
        <w:left w:val="none" w:sz="0" w:space="0" w:color="auto"/>
        <w:bottom w:val="none" w:sz="0" w:space="0" w:color="auto"/>
        <w:right w:val="none" w:sz="0" w:space="0" w:color="auto"/>
      </w:divBdr>
    </w:div>
    <w:div w:id="1661732120">
      <w:bodyDiv w:val="1"/>
      <w:marLeft w:val="0"/>
      <w:marRight w:val="0"/>
      <w:marTop w:val="0"/>
      <w:marBottom w:val="0"/>
      <w:divBdr>
        <w:top w:val="none" w:sz="0" w:space="0" w:color="auto"/>
        <w:left w:val="none" w:sz="0" w:space="0" w:color="auto"/>
        <w:bottom w:val="none" w:sz="0" w:space="0" w:color="auto"/>
        <w:right w:val="none" w:sz="0" w:space="0" w:color="auto"/>
      </w:divBdr>
    </w:div>
    <w:div w:id="1806191450">
      <w:bodyDiv w:val="1"/>
      <w:marLeft w:val="0"/>
      <w:marRight w:val="0"/>
      <w:marTop w:val="0"/>
      <w:marBottom w:val="0"/>
      <w:divBdr>
        <w:top w:val="none" w:sz="0" w:space="0" w:color="auto"/>
        <w:left w:val="none" w:sz="0" w:space="0" w:color="auto"/>
        <w:bottom w:val="none" w:sz="0" w:space="0" w:color="auto"/>
        <w:right w:val="none" w:sz="0" w:space="0" w:color="auto"/>
      </w:divBdr>
      <w:divsChild>
        <w:div w:id="2140411414">
          <w:marLeft w:val="0"/>
          <w:marRight w:val="0"/>
          <w:marTop w:val="0"/>
          <w:marBottom w:val="0"/>
          <w:divBdr>
            <w:top w:val="none" w:sz="0" w:space="0" w:color="auto"/>
            <w:left w:val="none" w:sz="0" w:space="0" w:color="auto"/>
            <w:bottom w:val="none" w:sz="0" w:space="0" w:color="auto"/>
            <w:right w:val="none" w:sz="0" w:space="0" w:color="auto"/>
          </w:divBdr>
        </w:div>
      </w:divsChild>
    </w:div>
    <w:div w:id="21197914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jpeg"/><Relationship Id="rId18" Type="http://schemas.openxmlformats.org/officeDocument/2006/relationships/image" Target="media/image5.emf"/><Relationship Id="rId26"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image" Target="media/image7.emf"/><Relationship Id="rId7" Type="http://schemas.openxmlformats.org/officeDocument/2006/relationships/endnotes" Target="endnotes.xml"/><Relationship Id="rId12" Type="http://schemas.openxmlformats.org/officeDocument/2006/relationships/hyperlink" Target="http://www.genweb2.com/" TargetMode="External"/><Relationship Id="rId17" Type="http://schemas.openxmlformats.org/officeDocument/2006/relationships/image" Target="media/image4.jpg"/><Relationship Id="rId25" Type="http://schemas.openxmlformats.org/officeDocument/2006/relationships/image" Target="media/image9.png"/><Relationship Id="rId2" Type="http://schemas.openxmlformats.org/officeDocument/2006/relationships/numbering" Target="numbering.xml"/><Relationship Id="rId16" Type="http://schemas.microsoft.com/office/2011/relationships/commentsExtended" Target="commentsExtended.xml"/><Relationship Id="rId20" Type="http://schemas.openxmlformats.org/officeDocument/2006/relationships/image" Target="media/image6.jp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genweb2.com/" TargetMode="External"/><Relationship Id="rId24" Type="http://schemas.openxmlformats.org/officeDocument/2006/relationships/oleObject" Target="embeddings/Microsoft_Visio_2003-2010_Drawing3.vsd"/><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image" Target="media/image8.emf"/><Relationship Id="rId28" Type="http://schemas.openxmlformats.org/officeDocument/2006/relationships/header" Target="header1.xml"/><Relationship Id="rId10" Type="http://schemas.openxmlformats.org/officeDocument/2006/relationships/hyperlink" Target="http://www.genweb2.com/" TargetMode="External"/><Relationship Id="rId19" Type="http://schemas.openxmlformats.org/officeDocument/2006/relationships/oleObject" Target="embeddings/Microsoft_Visio_2003-2010_Drawing1.vsd"/><Relationship Id="rId31" Type="http://schemas.microsoft.com/office/2011/relationships/people" Target="people.xml"/><Relationship Id="rId4" Type="http://schemas.openxmlformats.org/officeDocument/2006/relationships/settings" Target="settings.xml"/><Relationship Id="rId9" Type="http://schemas.openxmlformats.org/officeDocument/2006/relationships/hyperlink" Target="http://www.genweb2.com/" TargetMode="External"/><Relationship Id="rId14" Type="http://schemas.openxmlformats.org/officeDocument/2006/relationships/image" Target="media/image3.png"/><Relationship Id="rId22" Type="http://schemas.openxmlformats.org/officeDocument/2006/relationships/oleObject" Target="embeddings/Microsoft_Visio_2003-2010_Drawing2.vsd"/><Relationship Id="rId27" Type="http://schemas.openxmlformats.org/officeDocument/2006/relationships/image" Target="media/image11.jpe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4C3D62-1644-48A9-83C2-2E8E1746C2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858</TotalTime>
  <Pages>24</Pages>
  <Words>5059</Words>
  <Characters>28842</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33834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Kamrun Nahar</dc:creator>
  <cp:keywords/>
  <dc:description/>
  <cp:lastModifiedBy>Matiar Rahman</cp:lastModifiedBy>
  <cp:revision>171</cp:revision>
  <dcterms:created xsi:type="dcterms:W3CDTF">2017-01-09T10:19:00Z</dcterms:created>
  <dcterms:modified xsi:type="dcterms:W3CDTF">2017-01-16T07:11:00Z</dcterms:modified>
</cp:coreProperties>
</file>