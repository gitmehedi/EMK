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1908380"/>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HR Module of Samuda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proofErr w:type="spellStart"/>
            <w:r>
              <w:rPr>
                <w:rFonts w:ascii="AvantGarde" w:hAnsi="AvantGarde" w:cs="Arial"/>
              </w:rPr>
              <w:t>Kamrun</w:t>
            </w:r>
            <w:proofErr w:type="spellEnd"/>
            <w:r>
              <w:rPr>
                <w:rFonts w:ascii="AvantGarde" w:hAnsi="AvantGarde" w:cs="Arial"/>
              </w:rPr>
              <w:t xml:space="preserve"> </w:t>
            </w:r>
            <w:proofErr w:type="spellStart"/>
            <w:r>
              <w:rPr>
                <w:rFonts w:ascii="AvantGarde" w:hAnsi="AvantGarde" w:cs="Arial"/>
              </w:rPr>
              <w:t>Nahar</w:t>
            </w:r>
            <w:proofErr w:type="spellEnd"/>
          </w:p>
        </w:tc>
      </w:tr>
      <w:tr w:rsidR="0084044C" w:rsidRPr="001D72AA" w:rsidDel="00700FE6" w14:paraId="71E593F7" w14:textId="12ECE7C3" w:rsidTr="00F724E7">
        <w:trPr>
          <w:trHeight w:val="288"/>
          <w:del w:id="2" w:author="Matiar Rahman" w:date="2017-01-17T18:10:00Z"/>
        </w:trPr>
        <w:tc>
          <w:tcPr>
            <w:tcW w:w="2311" w:type="dxa"/>
            <w:shd w:val="clear" w:color="auto" w:fill="auto"/>
            <w:vAlign w:val="center"/>
          </w:tcPr>
          <w:p w14:paraId="18A375C0" w14:textId="07BECACD" w:rsidR="0084044C" w:rsidRPr="001D72AA" w:rsidDel="00700FE6" w:rsidRDefault="0084044C" w:rsidP="0084044C">
            <w:pPr>
              <w:pStyle w:val="Bodycopybold"/>
              <w:rPr>
                <w:del w:id="3" w:author="Matiar Rahman" w:date="2017-01-17T18:10:00Z"/>
              </w:rPr>
            </w:pPr>
            <w:del w:id="4" w:author="Matiar Rahman" w:date="2017-01-17T18:10:00Z">
              <w:r w:rsidRPr="001D72AA" w:rsidDel="00700FE6">
                <w:delText xml:space="preserve">Document Objective </w:delText>
              </w:r>
            </w:del>
          </w:p>
        </w:tc>
        <w:tc>
          <w:tcPr>
            <w:tcW w:w="6928" w:type="dxa"/>
            <w:vAlign w:val="center"/>
          </w:tcPr>
          <w:p w14:paraId="51E8FAAD" w14:textId="3D76D597" w:rsidR="0084044C" w:rsidRPr="001D72AA" w:rsidDel="00700FE6" w:rsidRDefault="0084044C" w:rsidP="0084044C">
            <w:pPr>
              <w:pStyle w:val="Bodycopy"/>
              <w:spacing w:after="0"/>
              <w:rPr>
                <w:del w:id="5" w:author="Matiar Rahman" w:date="2017-01-17T18:10:00Z"/>
                <w:rFonts w:ascii="AvantGarde" w:hAnsi="AvantGarde" w:cs="Arial"/>
                <w:color w:val="auto"/>
              </w:rPr>
            </w:pPr>
          </w:p>
        </w:tc>
      </w:tr>
      <w:tr w:rsidR="0084044C" w:rsidRPr="001D72AA" w:rsidDel="00700FE6" w14:paraId="383DDA23" w14:textId="0A7FBB6E" w:rsidTr="00F724E7">
        <w:trPr>
          <w:trHeight w:val="288"/>
          <w:del w:id="6" w:author="Matiar Rahman" w:date="2017-01-17T18:10:00Z"/>
        </w:trPr>
        <w:tc>
          <w:tcPr>
            <w:tcW w:w="2311" w:type="dxa"/>
            <w:shd w:val="clear" w:color="auto" w:fill="auto"/>
            <w:vAlign w:val="center"/>
          </w:tcPr>
          <w:p w14:paraId="0F6A51C3" w14:textId="4E160E07" w:rsidR="0084044C" w:rsidRPr="001D72AA" w:rsidDel="00700FE6" w:rsidRDefault="0084044C" w:rsidP="0084044C">
            <w:pPr>
              <w:pStyle w:val="Bodycopybold"/>
              <w:rPr>
                <w:del w:id="7" w:author="Matiar Rahman" w:date="2017-01-17T18:10:00Z"/>
              </w:rPr>
            </w:pPr>
            <w:del w:id="8" w:author="Matiar Rahman" w:date="2017-01-17T18:10:00Z">
              <w:r w:rsidRPr="001D72AA" w:rsidDel="00700FE6">
                <w:delText xml:space="preserve">Document Owner </w:delText>
              </w:r>
            </w:del>
          </w:p>
        </w:tc>
        <w:tc>
          <w:tcPr>
            <w:tcW w:w="6928" w:type="dxa"/>
            <w:vAlign w:val="center"/>
          </w:tcPr>
          <w:p w14:paraId="7CCF5005" w14:textId="3F2506B9" w:rsidR="0084044C" w:rsidRPr="001D72AA" w:rsidDel="00700FE6" w:rsidRDefault="0084044C" w:rsidP="0084044C">
            <w:pPr>
              <w:pStyle w:val="Bodycopy"/>
              <w:spacing w:after="0"/>
              <w:rPr>
                <w:del w:id="9" w:author="Matiar Rahman" w:date="2017-01-17T18:10:00Z"/>
                <w:rFonts w:ascii="AvantGarde" w:hAnsi="AvantGarde" w:cs="Arial"/>
                <w:color w:val="auto"/>
              </w:rPr>
            </w:pPr>
          </w:p>
        </w:tc>
      </w:tr>
      <w:tr w:rsidR="0084044C" w:rsidRPr="001D72AA" w:rsidDel="00700FE6" w14:paraId="03D052DB" w14:textId="6FADA4D1" w:rsidTr="00F724E7">
        <w:trPr>
          <w:trHeight w:val="288"/>
          <w:del w:id="10" w:author="Matiar Rahman" w:date="2017-01-17T18:10:00Z"/>
        </w:trPr>
        <w:tc>
          <w:tcPr>
            <w:tcW w:w="2311" w:type="dxa"/>
            <w:shd w:val="clear" w:color="auto" w:fill="auto"/>
            <w:vAlign w:val="center"/>
          </w:tcPr>
          <w:p w14:paraId="37E6302E" w14:textId="5AFBF57F" w:rsidR="0084044C" w:rsidRPr="001D72AA" w:rsidDel="00700FE6" w:rsidRDefault="0084044C" w:rsidP="0084044C">
            <w:pPr>
              <w:pStyle w:val="Bodycopybold"/>
              <w:rPr>
                <w:del w:id="11" w:author="Matiar Rahman" w:date="2017-01-17T18:10:00Z"/>
              </w:rPr>
            </w:pPr>
            <w:del w:id="12" w:author="Matiar Rahman" w:date="2017-01-17T18:10:00Z">
              <w:r w:rsidRPr="001D72AA" w:rsidDel="00700FE6">
                <w:delText xml:space="preserve">Document Location </w:delText>
              </w:r>
            </w:del>
          </w:p>
        </w:tc>
        <w:tc>
          <w:tcPr>
            <w:tcW w:w="6928" w:type="dxa"/>
            <w:vAlign w:val="center"/>
          </w:tcPr>
          <w:p w14:paraId="14D328C9" w14:textId="0F05E1A1" w:rsidR="0084044C" w:rsidRPr="001D72AA" w:rsidDel="00700FE6" w:rsidRDefault="0084044C" w:rsidP="0084044C">
            <w:pPr>
              <w:pStyle w:val="Bodycopy"/>
              <w:spacing w:after="0"/>
              <w:rPr>
                <w:del w:id="13" w:author="Matiar Rahman" w:date="2017-01-17T18:10:00Z"/>
                <w:rFonts w:ascii="AvantGarde" w:hAnsi="AvantGarde" w:cs="Arial"/>
                <w:color w:val="auto"/>
              </w:rPr>
            </w:pP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B72449" w:rsidRDefault="0084044C" w:rsidP="0084044C">
            <w:pPr>
              <w:pStyle w:val="Bodycopy"/>
              <w:spacing w:after="0"/>
              <w:rPr>
                <w:rFonts w:ascii="AvantGarde" w:hAnsi="AvantGarde" w:cs="Arial"/>
                <w:color w:val="auto"/>
                <w:sz w:val="20"/>
                <w:rPrChange w:id="14" w:author="Matiar Rahman" w:date="2017-01-17T18:11:00Z">
                  <w:rPr>
                    <w:rFonts w:ascii="AvantGarde" w:hAnsi="AvantGarde" w:cs="Arial"/>
                    <w:color w:val="auto"/>
                  </w:rPr>
                </w:rPrChange>
              </w:rPr>
            </w:pPr>
            <w:r w:rsidRPr="00B72449">
              <w:rPr>
                <w:rFonts w:ascii="AvantGarde" w:hAnsi="AvantGarde" w:cs="Arial"/>
                <w:color w:val="auto"/>
                <w:sz w:val="20"/>
                <w:rPrChange w:id="15" w:author="Matiar Rahman" w:date="2017-01-17T18:11:00Z">
                  <w:rPr>
                    <w:rFonts w:ascii="AvantGarde" w:hAnsi="AvantGarde" w:cs="Arial"/>
                    <w:color w:val="auto"/>
                  </w:rPr>
                </w:rPrChange>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r w:rsidRPr="0084044C">
              <w:rPr>
                <w:rFonts w:ascii="AvantGarde" w:hAnsi="AvantGarde" w:cs="Arial"/>
              </w:rPr>
              <w:t>Matiar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16" w:name="_Toc314731208"/>
      <w:bookmarkStart w:id="17" w:name="_Toc471908381"/>
      <w:r w:rsidRPr="001D72AA">
        <w:lastRenderedPageBreak/>
        <w:t>Document History</w:t>
      </w:r>
      <w:bookmarkEnd w:id="16"/>
      <w:bookmarkEnd w:id="17"/>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AE04D7"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42AD8DEF" w14:textId="77777777" w:rsidR="00DC50B6"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08380" w:history="1">
            <w:r w:rsidR="00DC50B6" w:rsidRPr="00AA2391">
              <w:rPr>
                <w:rStyle w:val="Hyperlink"/>
                <w:noProof/>
              </w:rPr>
              <w:t>A.</w:t>
            </w:r>
            <w:r w:rsidR="00DC50B6">
              <w:rPr>
                <w:rFonts w:asciiTheme="minorHAnsi" w:eastAsiaTheme="minorEastAsia" w:hAnsiTheme="minorHAnsi" w:cstheme="minorBidi"/>
                <w:noProof/>
                <w:color w:val="auto"/>
              </w:rPr>
              <w:tab/>
            </w:r>
            <w:r w:rsidR="00DC50B6" w:rsidRPr="00AA2391">
              <w:rPr>
                <w:rStyle w:val="Hyperlink"/>
                <w:noProof/>
              </w:rPr>
              <w:t>Document Information</w:t>
            </w:r>
            <w:r w:rsidR="00DC50B6">
              <w:rPr>
                <w:noProof/>
                <w:webHidden/>
              </w:rPr>
              <w:tab/>
            </w:r>
            <w:r w:rsidR="00DC50B6">
              <w:rPr>
                <w:noProof/>
                <w:webHidden/>
              </w:rPr>
              <w:fldChar w:fldCharType="begin"/>
            </w:r>
            <w:r w:rsidR="00DC50B6">
              <w:rPr>
                <w:noProof/>
                <w:webHidden/>
              </w:rPr>
              <w:instrText xml:space="preserve"> PAGEREF _Toc471908380 \h </w:instrText>
            </w:r>
            <w:r w:rsidR="00DC50B6">
              <w:rPr>
                <w:noProof/>
                <w:webHidden/>
              </w:rPr>
            </w:r>
            <w:r w:rsidR="00DC50B6">
              <w:rPr>
                <w:noProof/>
                <w:webHidden/>
              </w:rPr>
              <w:fldChar w:fldCharType="separate"/>
            </w:r>
            <w:r w:rsidR="00DC50B6">
              <w:rPr>
                <w:noProof/>
                <w:webHidden/>
              </w:rPr>
              <w:t>2</w:t>
            </w:r>
            <w:r w:rsidR="00DC50B6">
              <w:rPr>
                <w:noProof/>
                <w:webHidden/>
              </w:rPr>
              <w:fldChar w:fldCharType="end"/>
            </w:r>
          </w:hyperlink>
        </w:p>
        <w:p w14:paraId="172AD31B" w14:textId="77777777" w:rsidR="00DC50B6" w:rsidRDefault="00AE04D7">
          <w:pPr>
            <w:pStyle w:val="TOC2"/>
            <w:tabs>
              <w:tab w:val="left" w:pos="660"/>
              <w:tab w:val="right" w:leader="dot" w:pos="9800"/>
            </w:tabs>
            <w:rPr>
              <w:rFonts w:asciiTheme="minorHAnsi" w:eastAsiaTheme="minorEastAsia" w:hAnsiTheme="minorHAnsi" w:cstheme="minorBidi"/>
              <w:noProof/>
              <w:color w:val="auto"/>
            </w:rPr>
          </w:pPr>
          <w:hyperlink w:anchor="_Toc471908381" w:history="1">
            <w:r w:rsidR="00DC50B6" w:rsidRPr="00AA2391">
              <w:rPr>
                <w:rStyle w:val="Hyperlink"/>
                <w:noProof/>
              </w:rPr>
              <w:t>B.</w:t>
            </w:r>
            <w:r w:rsidR="00DC50B6">
              <w:rPr>
                <w:rFonts w:asciiTheme="minorHAnsi" w:eastAsiaTheme="minorEastAsia" w:hAnsiTheme="minorHAnsi" w:cstheme="minorBidi"/>
                <w:noProof/>
                <w:color w:val="auto"/>
              </w:rPr>
              <w:tab/>
            </w:r>
            <w:r w:rsidR="00DC50B6" w:rsidRPr="00AA2391">
              <w:rPr>
                <w:rStyle w:val="Hyperlink"/>
                <w:noProof/>
              </w:rPr>
              <w:t>Document History</w:t>
            </w:r>
            <w:r w:rsidR="00DC50B6">
              <w:rPr>
                <w:noProof/>
                <w:webHidden/>
              </w:rPr>
              <w:tab/>
            </w:r>
            <w:r w:rsidR="00DC50B6">
              <w:rPr>
                <w:noProof/>
                <w:webHidden/>
              </w:rPr>
              <w:fldChar w:fldCharType="begin"/>
            </w:r>
            <w:r w:rsidR="00DC50B6">
              <w:rPr>
                <w:noProof/>
                <w:webHidden/>
              </w:rPr>
              <w:instrText xml:space="preserve"> PAGEREF _Toc471908381 \h </w:instrText>
            </w:r>
            <w:r w:rsidR="00DC50B6">
              <w:rPr>
                <w:noProof/>
                <w:webHidden/>
              </w:rPr>
            </w:r>
            <w:r w:rsidR="00DC50B6">
              <w:rPr>
                <w:noProof/>
                <w:webHidden/>
              </w:rPr>
              <w:fldChar w:fldCharType="separate"/>
            </w:r>
            <w:r w:rsidR="00DC50B6">
              <w:rPr>
                <w:noProof/>
                <w:webHidden/>
              </w:rPr>
              <w:t>3</w:t>
            </w:r>
            <w:r w:rsidR="00DC50B6">
              <w:rPr>
                <w:noProof/>
                <w:webHidden/>
              </w:rPr>
              <w:fldChar w:fldCharType="end"/>
            </w:r>
          </w:hyperlink>
        </w:p>
        <w:p w14:paraId="60F17F02" w14:textId="77777777" w:rsidR="00DC50B6" w:rsidRDefault="00AE04D7">
          <w:pPr>
            <w:pStyle w:val="TOC1"/>
            <w:tabs>
              <w:tab w:val="left" w:pos="660"/>
              <w:tab w:val="right" w:leader="dot" w:pos="9800"/>
            </w:tabs>
            <w:rPr>
              <w:rFonts w:asciiTheme="minorHAnsi" w:eastAsiaTheme="minorEastAsia" w:hAnsiTheme="minorHAnsi" w:cstheme="minorBidi"/>
              <w:noProof/>
              <w:color w:val="auto"/>
            </w:rPr>
          </w:pPr>
          <w:hyperlink w:anchor="_Toc471908382" w:history="1">
            <w:r w:rsidR="00DC50B6" w:rsidRPr="00AA2391">
              <w:rPr>
                <w:rStyle w:val="Hyperlink"/>
                <w:b/>
                <w:noProof/>
              </w:rPr>
              <w:t>1.0</w:t>
            </w:r>
            <w:r w:rsidR="00DC50B6">
              <w:rPr>
                <w:rFonts w:asciiTheme="minorHAnsi" w:eastAsiaTheme="minorEastAsia" w:hAnsiTheme="minorHAnsi" w:cstheme="minorBidi"/>
                <w:noProof/>
                <w:color w:val="auto"/>
              </w:rPr>
              <w:tab/>
            </w:r>
            <w:r w:rsidR="00DC50B6" w:rsidRPr="00AA2391">
              <w:rPr>
                <w:rStyle w:val="Hyperlink"/>
                <w:b/>
                <w:noProof/>
              </w:rPr>
              <w:t>Introduction</w:t>
            </w:r>
            <w:r w:rsidR="00DC50B6">
              <w:rPr>
                <w:noProof/>
                <w:webHidden/>
              </w:rPr>
              <w:tab/>
            </w:r>
            <w:r w:rsidR="00DC50B6">
              <w:rPr>
                <w:noProof/>
                <w:webHidden/>
              </w:rPr>
              <w:fldChar w:fldCharType="begin"/>
            </w:r>
            <w:r w:rsidR="00DC50B6">
              <w:rPr>
                <w:noProof/>
                <w:webHidden/>
              </w:rPr>
              <w:instrText xml:space="preserve"> PAGEREF _Toc471908382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14:paraId="2BA26584" w14:textId="77777777" w:rsidR="00DC50B6" w:rsidRDefault="00AE04D7">
          <w:pPr>
            <w:pStyle w:val="TOC1"/>
            <w:tabs>
              <w:tab w:val="right" w:leader="dot" w:pos="9800"/>
            </w:tabs>
            <w:rPr>
              <w:rFonts w:asciiTheme="minorHAnsi" w:eastAsiaTheme="minorEastAsia" w:hAnsiTheme="minorHAnsi" w:cstheme="minorBidi"/>
              <w:noProof/>
              <w:color w:val="auto"/>
            </w:rPr>
          </w:pPr>
          <w:hyperlink w:anchor="_Toc471908383" w:history="1">
            <w:r w:rsidR="00DC50B6" w:rsidRPr="00AA2391">
              <w:rPr>
                <w:rStyle w:val="Hyperlink"/>
                <w:b/>
                <w:noProof/>
              </w:rPr>
              <w:t>1.1    Purpose of CRS</w:t>
            </w:r>
            <w:r w:rsidR="00DC50B6">
              <w:rPr>
                <w:noProof/>
                <w:webHidden/>
              </w:rPr>
              <w:tab/>
            </w:r>
            <w:r w:rsidR="00DC50B6">
              <w:rPr>
                <w:noProof/>
                <w:webHidden/>
              </w:rPr>
              <w:fldChar w:fldCharType="begin"/>
            </w:r>
            <w:r w:rsidR="00DC50B6">
              <w:rPr>
                <w:noProof/>
                <w:webHidden/>
              </w:rPr>
              <w:instrText xml:space="preserve"> PAGEREF _Toc471908383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14:paraId="101D411D" w14:textId="77777777" w:rsidR="00DC50B6" w:rsidRDefault="00AE04D7">
          <w:pPr>
            <w:pStyle w:val="TOC1"/>
            <w:tabs>
              <w:tab w:val="left" w:pos="660"/>
              <w:tab w:val="right" w:leader="dot" w:pos="9800"/>
            </w:tabs>
            <w:rPr>
              <w:rFonts w:asciiTheme="minorHAnsi" w:eastAsiaTheme="minorEastAsia" w:hAnsiTheme="minorHAnsi" w:cstheme="minorBidi"/>
              <w:noProof/>
              <w:color w:val="auto"/>
            </w:rPr>
          </w:pPr>
          <w:hyperlink w:anchor="_Toc471908384" w:history="1">
            <w:r w:rsidR="00DC50B6" w:rsidRPr="00AA2391">
              <w:rPr>
                <w:rStyle w:val="Hyperlink"/>
                <w:b/>
                <w:noProof/>
              </w:rPr>
              <w:t>2.0</w:t>
            </w:r>
            <w:r w:rsidR="00DC50B6">
              <w:rPr>
                <w:rFonts w:asciiTheme="minorHAnsi" w:eastAsiaTheme="minorEastAsia" w:hAnsiTheme="minorHAnsi" w:cstheme="minorBidi"/>
                <w:noProof/>
                <w:color w:val="auto"/>
              </w:rPr>
              <w:tab/>
            </w:r>
            <w:r w:rsidR="00DC50B6" w:rsidRPr="00AA2391">
              <w:rPr>
                <w:rStyle w:val="Hyperlink"/>
                <w:b/>
                <w:noProof/>
              </w:rPr>
              <w:t>HR Module Overview</w:t>
            </w:r>
            <w:r w:rsidR="00DC50B6">
              <w:rPr>
                <w:noProof/>
                <w:webHidden/>
              </w:rPr>
              <w:tab/>
            </w:r>
            <w:r w:rsidR="00DC50B6">
              <w:rPr>
                <w:noProof/>
                <w:webHidden/>
              </w:rPr>
              <w:fldChar w:fldCharType="begin"/>
            </w:r>
            <w:r w:rsidR="00DC50B6">
              <w:rPr>
                <w:noProof/>
                <w:webHidden/>
              </w:rPr>
              <w:instrText xml:space="preserve"> PAGEREF _Toc471908384 \h </w:instrText>
            </w:r>
            <w:r w:rsidR="00DC50B6">
              <w:rPr>
                <w:noProof/>
                <w:webHidden/>
              </w:rPr>
            </w:r>
            <w:r w:rsidR="00DC50B6">
              <w:rPr>
                <w:noProof/>
                <w:webHidden/>
              </w:rPr>
              <w:fldChar w:fldCharType="separate"/>
            </w:r>
            <w:r w:rsidR="00DC50B6">
              <w:rPr>
                <w:noProof/>
                <w:webHidden/>
              </w:rPr>
              <w:t>6</w:t>
            </w:r>
            <w:r w:rsidR="00DC50B6">
              <w:rPr>
                <w:noProof/>
                <w:webHidden/>
              </w:rPr>
              <w:fldChar w:fldCharType="end"/>
            </w:r>
          </w:hyperlink>
        </w:p>
        <w:p w14:paraId="4D57A5F0" w14:textId="77777777" w:rsidR="00DC50B6" w:rsidRDefault="00AE04D7">
          <w:pPr>
            <w:pStyle w:val="TOC1"/>
            <w:tabs>
              <w:tab w:val="right" w:leader="dot" w:pos="9800"/>
            </w:tabs>
            <w:rPr>
              <w:rFonts w:asciiTheme="minorHAnsi" w:eastAsiaTheme="minorEastAsia" w:hAnsiTheme="minorHAnsi" w:cstheme="minorBidi"/>
              <w:noProof/>
              <w:color w:val="auto"/>
            </w:rPr>
          </w:pPr>
          <w:hyperlink w:anchor="_Toc471908385" w:history="1">
            <w:r w:rsidR="00DC50B6" w:rsidRPr="00AA2391">
              <w:rPr>
                <w:rStyle w:val="Hyperlink"/>
                <w:b/>
                <w:noProof/>
              </w:rPr>
              <w:t>3. Sub Module and Its feature Description</w:t>
            </w:r>
            <w:r w:rsidR="00DC50B6">
              <w:rPr>
                <w:noProof/>
                <w:webHidden/>
              </w:rPr>
              <w:tab/>
            </w:r>
            <w:r w:rsidR="00DC50B6">
              <w:rPr>
                <w:noProof/>
                <w:webHidden/>
              </w:rPr>
              <w:fldChar w:fldCharType="begin"/>
            </w:r>
            <w:r w:rsidR="00DC50B6">
              <w:rPr>
                <w:noProof/>
                <w:webHidden/>
              </w:rPr>
              <w:instrText xml:space="preserve"> PAGEREF _Toc471908385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3685CF11"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386" w:history="1">
            <w:r w:rsidR="00DC50B6" w:rsidRPr="00AA2391">
              <w:rPr>
                <w:rStyle w:val="Hyperlink"/>
                <w:b/>
                <w:noProof/>
              </w:rPr>
              <w:t>3.1 Employee Personal Information</w:t>
            </w:r>
            <w:r w:rsidR="00DC50B6">
              <w:rPr>
                <w:noProof/>
                <w:webHidden/>
              </w:rPr>
              <w:tab/>
            </w:r>
            <w:r w:rsidR="00DC50B6">
              <w:rPr>
                <w:noProof/>
                <w:webHidden/>
              </w:rPr>
              <w:fldChar w:fldCharType="begin"/>
            </w:r>
            <w:r w:rsidR="00DC50B6">
              <w:rPr>
                <w:noProof/>
                <w:webHidden/>
              </w:rPr>
              <w:instrText xml:space="preserve"> PAGEREF _Toc471908386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466581B6"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387" w:history="1">
            <w:r w:rsidR="00DC50B6" w:rsidRPr="00AA2391">
              <w:rPr>
                <w:rStyle w:val="Hyperlink"/>
                <w:b/>
                <w:noProof/>
              </w:rPr>
              <w:t>3.2 Define Organization Calendar</w:t>
            </w:r>
            <w:r w:rsidR="00DC50B6">
              <w:rPr>
                <w:noProof/>
                <w:webHidden/>
              </w:rPr>
              <w:tab/>
            </w:r>
            <w:r w:rsidR="00DC50B6">
              <w:rPr>
                <w:noProof/>
                <w:webHidden/>
              </w:rPr>
              <w:fldChar w:fldCharType="begin"/>
            </w:r>
            <w:r w:rsidR="00DC50B6">
              <w:rPr>
                <w:noProof/>
                <w:webHidden/>
              </w:rPr>
              <w:instrText xml:space="preserve"> PAGEREF _Toc471908387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3F2E0858"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88" w:history="1">
            <w:r w:rsidR="00DC50B6" w:rsidRPr="00AA2391">
              <w:rPr>
                <w:rStyle w:val="Hyperlink"/>
                <w:b/>
                <w:noProof/>
              </w:rPr>
              <w:t>3.2.1 Module Overview</w:t>
            </w:r>
            <w:r w:rsidR="00DC50B6">
              <w:rPr>
                <w:noProof/>
                <w:webHidden/>
              </w:rPr>
              <w:tab/>
            </w:r>
            <w:r w:rsidR="00DC50B6">
              <w:rPr>
                <w:noProof/>
                <w:webHidden/>
              </w:rPr>
              <w:fldChar w:fldCharType="begin"/>
            </w:r>
            <w:r w:rsidR="00DC50B6">
              <w:rPr>
                <w:noProof/>
                <w:webHidden/>
              </w:rPr>
              <w:instrText xml:space="preserve"> PAGEREF _Toc471908388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64030104"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89" w:history="1">
            <w:r w:rsidR="00DC50B6" w:rsidRPr="00AA2391">
              <w:rPr>
                <w:rStyle w:val="Hyperlink"/>
                <w:b/>
                <w:noProof/>
              </w:rPr>
              <w:t>3.2.2 To be System</w:t>
            </w:r>
            <w:r w:rsidR="00DC50B6">
              <w:rPr>
                <w:noProof/>
                <w:webHidden/>
              </w:rPr>
              <w:tab/>
            </w:r>
            <w:r w:rsidR="00DC50B6">
              <w:rPr>
                <w:noProof/>
                <w:webHidden/>
              </w:rPr>
              <w:fldChar w:fldCharType="begin"/>
            </w:r>
            <w:r w:rsidR="00DC50B6">
              <w:rPr>
                <w:noProof/>
                <w:webHidden/>
              </w:rPr>
              <w:instrText xml:space="preserve"> PAGEREF _Toc471908389 \h </w:instrText>
            </w:r>
            <w:r w:rsidR="00DC50B6">
              <w:rPr>
                <w:noProof/>
                <w:webHidden/>
              </w:rPr>
            </w:r>
            <w:r w:rsidR="00DC50B6">
              <w:rPr>
                <w:noProof/>
                <w:webHidden/>
              </w:rPr>
              <w:fldChar w:fldCharType="separate"/>
            </w:r>
            <w:r w:rsidR="00DC50B6">
              <w:rPr>
                <w:noProof/>
                <w:webHidden/>
              </w:rPr>
              <w:t>8</w:t>
            </w:r>
            <w:r w:rsidR="00DC50B6">
              <w:rPr>
                <w:noProof/>
                <w:webHidden/>
              </w:rPr>
              <w:fldChar w:fldCharType="end"/>
            </w:r>
          </w:hyperlink>
        </w:p>
        <w:p w14:paraId="624AE99E"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390" w:history="1">
            <w:r w:rsidR="00DC50B6" w:rsidRPr="00AA2391">
              <w:rPr>
                <w:rStyle w:val="Hyperlink"/>
                <w:b/>
                <w:noProof/>
              </w:rPr>
              <w:t>3.3 Leave management</w:t>
            </w:r>
            <w:r w:rsidR="00DC50B6">
              <w:rPr>
                <w:noProof/>
                <w:webHidden/>
              </w:rPr>
              <w:tab/>
            </w:r>
            <w:r w:rsidR="00DC50B6">
              <w:rPr>
                <w:noProof/>
                <w:webHidden/>
              </w:rPr>
              <w:fldChar w:fldCharType="begin"/>
            </w:r>
            <w:r w:rsidR="00DC50B6">
              <w:rPr>
                <w:noProof/>
                <w:webHidden/>
              </w:rPr>
              <w:instrText xml:space="preserve"> PAGEREF _Toc471908390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14:paraId="6EF13334"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1" w:history="1">
            <w:r w:rsidR="00DC50B6" w:rsidRPr="00AA2391">
              <w:rPr>
                <w:rStyle w:val="Hyperlink"/>
                <w:b/>
                <w:noProof/>
              </w:rPr>
              <w:t>3.3.1 Module Overview</w:t>
            </w:r>
            <w:r w:rsidR="00DC50B6">
              <w:rPr>
                <w:noProof/>
                <w:webHidden/>
              </w:rPr>
              <w:tab/>
            </w:r>
            <w:r w:rsidR="00DC50B6">
              <w:rPr>
                <w:noProof/>
                <w:webHidden/>
              </w:rPr>
              <w:fldChar w:fldCharType="begin"/>
            </w:r>
            <w:r w:rsidR="00DC50B6">
              <w:rPr>
                <w:noProof/>
                <w:webHidden/>
              </w:rPr>
              <w:instrText xml:space="preserve"> PAGEREF _Toc471908391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14:paraId="364645CE"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2" w:history="1">
            <w:r w:rsidR="00DC50B6" w:rsidRPr="00AA2391">
              <w:rPr>
                <w:rStyle w:val="Hyperlink"/>
                <w:b/>
                <w:noProof/>
              </w:rPr>
              <w:t>3.3.2 Leave Type Declaration</w:t>
            </w:r>
            <w:r w:rsidR="00DC50B6">
              <w:rPr>
                <w:noProof/>
                <w:webHidden/>
              </w:rPr>
              <w:tab/>
            </w:r>
            <w:r w:rsidR="00DC50B6">
              <w:rPr>
                <w:noProof/>
                <w:webHidden/>
              </w:rPr>
              <w:fldChar w:fldCharType="begin"/>
            </w:r>
            <w:r w:rsidR="00DC50B6">
              <w:rPr>
                <w:noProof/>
                <w:webHidden/>
              </w:rPr>
              <w:instrText xml:space="preserve"> PAGEREF _Toc471908392 \h </w:instrText>
            </w:r>
            <w:r w:rsidR="00DC50B6">
              <w:rPr>
                <w:noProof/>
                <w:webHidden/>
              </w:rPr>
            </w:r>
            <w:r w:rsidR="00DC50B6">
              <w:rPr>
                <w:noProof/>
                <w:webHidden/>
              </w:rPr>
              <w:fldChar w:fldCharType="separate"/>
            </w:r>
            <w:r w:rsidR="00DC50B6">
              <w:rPr>
                <w:noProof/>
                <w:webHidden/>
              </w:rPr>
              <w:t>9</w:t>
            </w:r>
            <w:r w:rsidR="00DC50B6">
              <w:rPr>
                <w:noProof/>
                <w:webHidden/>
              </w:rPr>
              <w:fldChar w:fldCharType="end"/>
            </w:r>
          </w:hyperlink>
        </w:p>
        <w:p w14:paraId="40F0C9AD"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3" w:history="1">
            <w:r w:rsidR="00DC50B6" w:rsidRPr="00AA2391">
              <w:rPr>
                <w:rStyle w:val="Hyperlink"/>
                <w:b/>
                <w:noProof/>
              </w:rPr>
              <w:t>3.3.3 Declare Leave Year:</w:t>
            </w:r>
            <w:r w:rsidR="00DC50B6">
              <w:rPr>
                <w:noProof/>
                <w:webHidden/>
              </w:rPr>
              <w:tab/>
            </w:r>
            <w:r w:rsidR="00DC50B6">
              <w:rPr>
                <w:noProof/>
                <w:webHidden/>
              </w:rPr>
              <w:fldChar w:fldCharType="begin"/>
            </w:r>
            <w:r w:rsidR="00DC50B6">
              <w:rPr>
                <w:noProof/>
                <w:webHidden/>
              </w:rPr>
              <w:instrText xml:space="preserve"> PAGEREF _Toc471908393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14:paraId="7075C384"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4" w:history="1">
            <w:r w:rsidR="00DC50B6" w:rsidRPr="00AA2391">
              <w:rPr>
                <w:rStyle w:val="Hyperlink"/>
                <w:b/>
                <w:noProof/>
              </w:rPr>
              <w:t>3.3.4 Leave Allocation Process</w:t>
            </w:r>
            <w:r w:rsidR="00DC50B6">
              <w:rPr>
                <w:noProof/>
                <w:webHidden/>
              </w:rPr>
              <w:tab/>
            </w:r>
            <w:r w:rsidR="00DC50B6">
              <w:rPr>
                <w:noProof/>
                <w:webHidden/>
              </w:rPr>
              <w:fldChar w:fldCharType="begin"/>
            </w:r>
            <w:r w:rsidR="00DC50B6">
              <w:rPr>
                <w:noProof/>
                <w:webHidden/>
              </w:rPr>
              <w:instrText xml:space="preserve"> PAGEREF _Toc471908394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14:paraId="70DA9EB4"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5" w:history="1">
            <w:r w:rsidR="00DC50B6" w:rsidRPr="00AA2391">
              <w:rPr>
                <w:rStyle w:val="Hyperlink"/>
                <w:b/>
                <w:noProof/>
              </w:rPr>
              <w:t>3.3.5 Leave Approval Process</w:t>
            </w:r>
            <w:r w:rsidR="00DC50B6">
              <w:rPr>
                <w:noProof/>
                <w:webHidden/>
              </w:rPr>
              <w:tab/>
            </w:r>
            <w:r w:rsidR="00DC50B6">
              <w:rPr>
                <w:noProof/>
                <w:webHidden/>
              </w:rPr>
              <w:fldChar w:fldCharType="begin"/>
            </w:r>
            <w:r w:rsidR="00DC50B6">
              <w:rPr>
                <w:noProof/>
                <w:webHidden/>
              </w:rPr>
              <w:instrText xml:space="preserve"> PAGEREF _Toc471908395 \h </w:instrText>
            </w:r>
            <w:r w:rsidR="00DC50B6">
              <w:rPr>
                <w:noProof/>
                <w:webHidden/>
              </w:rPr>
            </w:r>
            <w:r w:rsidR="00DC50B6">
              <w:rPr>
                <w:noProof/>
                <w:webHidden/>
              </w:rPr>
              <w:fldChar w:fldCharType="separate"/>
            </w:r>
            <w:r w:rsidR="00DC50B6">
              <w:rPr>
                <w:noProof/>
                <w:webHidden/>
              </w:rPr>
              <w:t>10</w:t>
            </w:r>
            <w:r w:rsidR="00DC50B6">
              <w:rPr>
                <w:noProof/>
                <w:webHidden/>
              </w:rPr>
              <w:fldChar w:fldCharType="end"/>
            </w:r>
          </w:hyperlink>
        </w:p>
        <w:p w14:paraId="0E07540F"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6" w:history="1">
            <w:r w:rsidR="00DC50B6" w:rsidRPr="00AA2391">
              <w:rPr>
                <w:rStyle w:val="Hyperlink"/>
                <w:b/>
                <w:noProof/>
              </w:rPr>
              <w:t>3.3.6 Leave Carry Forward</w:t>
            </w:r>
            <w:r w:rsidR="00DC50B6">
              <w:rPr>
                <w:noProof/>
                <w:webHidden/>
              </w:rPr>
              <w:tab/>
            </w:r>
            <w:r w:rsidR="00DC50B6">
              <w:rPr>
                <w:noProof/>
                <w:webHidden/>
              </w:rPr>
              <w:fldChar w:fldCharType="begin"/>
            </w:r>
            <w:r w:rsidR="00DC50B6">
              <w:rPr>
                <w:noProof/>
                <w:webHidden/>
              </w:rPr>
              <w:instrText xml:space="preserve"> PAGEREF _Toc471908396 \h </w:instrText>
            </w:r>
            <w:r w:rsidR="00DC50B6">
              <w:rPr>
                <w:noProof/>
                <w:webHidden/>
              </w:rPr>
            </w:r>
            <w:r w:rsidR="00DC50B6">
              <w:rPr>
                <w:noProof/>
                <w:webHidden/>
              </w:rPr>
              <w:fldChar w:fldCharType="separate"/>
            </w:r>
            <w:r w:rsidR="00DC50B6">
              <w:rPr>
                <w:noProof/>
                <w:webHidden/>
              </w:rPr>
              <w:t>11</w:t>
            </w:r>
            <w:r w:rsidR="00DC50B6">
              <w:rPr>
                <w:noProof/>
                <w:webHidden/>
              </w:rPr>
              <w:fldChar w:fldCharType="end"/>
            </w:r>
          </w:hyperlink>
        </w:p>
        <w:p w14:paraId="4A306FE2"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7" w:history="1">
            <w:r w:rsidR="00DC50B6" w:rsidRPr="00AA2391">
              <w:rPr>
                <w:rStyle w:val="Hyperlink"/>
                <w:b/>
                <w:noProof/>
              </w:rPr>
              <w:t>3.3.7 Leave Encashment Process</w:t>
            </w:r>
            <w:r w:rsidR="00DC50B6">
              <w:rPr>
                <w:noProof/>
                <w:webHidden/>
              </w:rPr>
              <w:tab/>
            </w:r>
            <w:r w:rsidR="00DC50B6">
              <w:rPr>
                <w:noProof/>
                <w:webHidden/>
              </w:rPr>
              <w:fldChar w:fldCharType="begin"/>
            </w:r>
            <w:r w:rsidR="00DC50B6">
              <w:rPr>
                <w:noProof/>
                <w:webHidden/>
              </w:rPr>
              <w:instrText xml:space="preserve"> PAGEREF _Toc471908397 \h </w:instrText>
            </w:r>
            <w:r w:rsidR="00DC50B6">
              <w:rPr>
                <w:noProof/>
                <w:webHidden/>
              </w:rPr>
            </w:r>
            <w:r w:rsidR="00DC50B6">
              <w:rPr>
                <w:noProof/>
                <w:webHidden/>
              </w:rPr>
              <w:fldChar w:fldCharType="separate"/>
            </w:r>
            <w:r w:rsidR="00DC50B6">
              <w:rPr>
                <w:noProof/>
                <w:webHidden/>
              </w:rPr>
              <w:t>12</w:t>
            </w:r>
            <w:r w:rsidR="00DC50B6">
              <w:rPr>
                <w:noProof/>
                <w:webHidden/>
              </w:rPr>
              <w:fldChar w:fldCharType="end"/>
            </w:r>
          </w:hyperlink>
        </w:p>
        <w:p w14:paraId="3F40FFED"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398" w:history="1">
            <w:r w:rsidR="00DC50B6" w:rsidRPr="00AA2391">
              <w:rPr>
                <w:rStyle w:val="Hyperlink"/>
                <w:b/>
                <w:noProof/>
              </w:rPr>
              <w:t>3.3.8 Short Leave Process</w:t>
            </w:r>
            <w:r w:rsidR="00DC50B6">
              <w:rPr>
                <w:noProof/>
                <w:webHidden/>
              </w:rPr>
              <w:tab/>
            </w:r>
            <w:r w:rsidR="00DC50B6">
              <w:rPr>
                <w:noProof/>
                <w:webHidden/>
              </w:rPr>
              <w:fldChar w:fldCharType="begin"/>
            </w:r>
            <w:r w:rsidR="00DC50B6">
              <w:rPr>
                <w:noProof/>
                <w:webHidden/>
              </w:rPr>
              <w:instrText xml:space="preserve"> PAGEREF _Toc471908398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14:paraId="3BA7043C" w14:textId="77777777" w:rsidR="00DC50B6" w:rsidRDefault="00AE04D7">
          <w:pPr>
            <w:pStyle w:val="TOC2"/>
            <w:tabs>
              <w:tab w:val="left" w:pos="880"/>
              <w:tab w:val="right" w:leader="dot" w:pos="9800"/>
            </w:tabs>
            <w:rPr>
              <w:rFonts w:asciiTheme="minorHAnsi" w:eastAsiaTheme="minorEastAsia" w:hAnsiTheme="minorHAnsi" w:cstheme="minorBidi"/>
              <w:noProof/>
              <w:color w:val="auto"/>
            </w:rPr>
          </w:pPr>
          <w:hyperlink w:anchor="_Toc471908399" w:history="1">
            <w:r w:rsidR="00DC50B6" w:rsidRPr="00AA2391">
              <w:rPr>
                <w:rStyle w:val="Hyperlink"/>
                <w:b/>
                <w:noProof/>
              </w:rPr>
              <w:t>3.4</w:t>
            </w:r>
            <w:r w:rsidR="00DC50B6">
              <w:rPr>
                <w:rFonts w:asciiTheme="minorHAnsi" w:eastAsiaTheme="minorEastAsia" w:hAnsiTheme="minorHAnsi" w:cstheme="minorBidi"/>
                <w:noProof/>
                <w:color w:val="auto"/>
              </w:rPr>
              <w:tab/>
            </w:r>
            <w:r w:rsidR="00DC50B6" w:rsidRPr="00AA2391">
              <w:rPr>
                <w:rStyle w:val="Hyperlink"/>
                <w:b/>
                <w:noProof/>
              </w:rPr>
              <w:t>Attendance Management</w:t>
            </w:r>
            <w:r w:rsidR="00DC50B6">
              <w:rPr>
                <w:noProof/>
                <w:webHidden/>
              </w:rPr>
              <w:tab/>
            </w:r>
            <w:r w:rsidR="00DC50B6">
              <w:rPr>
                <w:noProof/>
                <w:webHidden/>
              </w:rPr>
              <w:fldChar w:fldCharType="begin"/>
            </w:r>
            <w:r w:rsidR="00DC50B6">
              <w:rPr>
                <w:noProof/>
                <w:webHidden/>
              </w:rPr>
              <w:instrText xml:space="preserve"> PAGEREF _Toc471908399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14:paraId="115A432C"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0" w:history="1">
            <w:r w:rsidR="00DC50B6" w:rsidRPr="00AA2391">
              <w:rPr>
                <w:rStyle w:val="Hyperlink"/>
                <w:b/>
                <w:noProof/>
              </w:rPr>
              <w:t>3.4.1 Module Overview</w:t>
            </w:r>
            <w:r w:rsidR="00DC50B6">
              <w:rPr>
                <w:noProof/>
                <w:webHidden/>
              </w:rPr>
              <w:tab/>
            </w:r>
            <w:r w:rsidR="00DC50B6">
              <w:rPr>
                <w:noProof/>
                <w:webHidden/>
              </w:rPr>
              <w:fldChar w:fldCharType="begin"/>
            </w:r>
            <w:r w:rsidR="00DC50B6">
              <w:rPr>
                <w:noProof/>
                <w:webHidden/>
              </w:rPr>
              <w:instrText xml:space="preserve"> PAGEREF _Toc471908400 \h </w:instrText>
            </w:r>
            <w:r w:rsidR="00DC50B6">
              <w:rPr>
                <w:noProof/>
                <w:webHidden/>
              </w:rPr>
            </w:r>
            <w:r w:rsidR="00DC50B6">
              <w:rPr>
                <w:noProof/>
                <w:webHidden/>
              </w:rPr>
              <w:fldChar w:fldCharType="separate"/>
            </w:r>
            <w:r w:rsidR="00DC50B6">
              <w:rPr>
                <w:noProof/>
                <w:webHidden/>
              </w:rPr>
              <w:t>13</w:t>
            </w:r>
            <w:r w:rsidR="00DC50B6">
              <w:rPr>
                <w:noProof/>
                <w:webHidden/>
              </w:rPr>
              <w:fldChar w:fldCharType="end"/>
            </w:r>
          </w:hyperlink>
        </w:p>
        <w:p w14:paraId="4ECFAC80"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1" w:history="1">
            <w:r w:rsidR="00DC50B6" w:rsidRPr="00AA2391">
              <w:rPr>
                <w:rStyle w:val="Hyperlink"/>
                <w:b/>
                <w:noProof/>
              </w:rPr>
              <w:t>3.4.2 To be system</w:t>
            </w:r>
            <w:r w:rsidR="00DC50B6">
              <w:rPr>
                <w:noProof/>
                <w:webHidden/>
              </w:rPr>
              <w:tab/>
            </w:r>
            <w:r w:rsidR="00DC50B6">
              <w:rPr>
                <w:noProof/>
                <w:webHidden/>
              </w:rPr>
              <w:fldChar w:fldCharType="begin"/>
            </w:r>
            <w:r w:rsidR="00DC50B6">
              <w:rPr>
                <w:noProof/>
                <w:webHidden/>
              </w:rPr>
              <w:instrText xml:space="preserve"> PAGEREF _Toc471908401 \h </w:instrText>
            </w:r>
            <w:r w:rsidR="00DC50B6">
              <w:rPr>
                <w:noProof/>
                <w:webHidden/>
              </w:rPr>
            </w:r>
            <w:r w:rsidR="00DC50B6">
              <w:rPr>
                <w:noProof/>
                <w:webHidden/>
              </w:rPr>
              <w:fldChar w:fldCharType="separate"/>
            </w:r>
            <w:r w:rsidR="00DC50B6">
              <w:rPr>
                <w:noProof/>
                <w:webHidden/>
              </w:rPr>
              <w:t>14</w:t>
            </w:r>
            <w:r w:rsidR="00DC50B6">
              <w:rPr>
                <w:noProof/>
                <w:webHidden/>
              </w:rPr>
              <w:fldChar w:fldCharType="end"/>
            </w:r>
          </w:hyperlink>
        </w:p>
        <w:p w14:paraId="10198936"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402" w:history="1">
            <w:r w:rsidR="00DC50B6" w:rsidRPr="00AA2391">
              <w:rPr>
                <w:rStyle w:val="Hyperlink"/>
                <w:b/>
                <w:noProof/>
              </w:rPr>
              <w:t>3.5 Shift / Roster Management</w:t>
            </w:r>
            <w:r w:rsidR="00DC50B6">
              <w:rPr>
                <w:noProof/>
                <w:webHidden/>
              </w:rPr>
              <w:tab/>
            </w:r>
            <w:r w:rsidR="00DC50B6">
              <w:rPr>
                <w:noProof/>
                <w:webHidden/>
              </w:rPr>
              <w:fldChar w:fldCharType="begin"/>
            </w:r>
            <w:r w:rsidR="00DC50B6">
              <w:rPr>
                <w:noProof/>
                <w:webHidden/>
              </w:rPr>
              <w:instrText xml:space="preserve"> PAGEREF _Toc471908402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14:paraId="3EB1A6DF"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3" w:history="1">
            <w:r w:rsidR="00DC50B6" w:rsidRPr="00AA2391">
              <w:rPr>
                <w:rStyle w:val="Hyperlink"/>
                <w:b/>
                <w:noProof/>
              </w:rPr>
              <w:t>3.5.1 Module Overview</w:t>
            </w:r>
            <w:r w:rsidR="00DC50B6">
              <w:rPr>
                <w:noProof/>
                <w:webHidden/>
              </w:rPr>
              <w:tab/>
            </w:r>
            <w:r w:rsidR="00DC50B6">
              <w:rPr>
                <w:noProof/>
                <w:webHidden/>
              </w:rPr>
              <w:fldChar w:fldCharType="begin"/>
            </w:r>
            <w:r w:rsidR="00DC50B6">
              <w:rPr>
                <w:noProof/>
                <w:webHidden/>
              </w:rPr>
              <w:instrText xml:space="preserve"> PAGEREF _Toc471908403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14:paraId="405B9313"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4" w:history="1">
            <w:r w:rsidR="00DC50B6" w:rsidRPr="00AA2391">
              <w:rPr>
                <w:rStyle w:val="Hyperlink"/>
                <w:b/>
                <w:noProof/>
              </w:rPr>
              <w:t>3.5.2 To be System</w:t>
            </w:r>
            <w:r w:rsidR="00DC50B6">
              <w:rPr>
                <w:noProof/>
                <w:webHidden/>
              </w:rPr>
              <w:tab/>
            </w:r>
            <w:r w:rsidR="00DC50B6">
              <w:rPr>
                <w:noProof/>
                <w:webHidden/>
              </w:rPr>
              <w:fldChar w:fldCharType="begin"/>
            </w:r>
            <w:r w:rsidR="00DC50B6">
              <w:rPr>
                <w:noProof/>
                <w:webHidden/>
              </w:rPr>
              <w:instrText xml:space="preserve"> PAGEREF _Toc471908404 \h </w:instrText>
            </w:r>
            <w:r w:rsidR="00DC50B6">
              <w:rPr>
                <w:noProof/>
                <w:webHidden/>
              </w:rPr>
            </w:r>
            <w:r w:rsidR="00DC50B6">
              <w:rPr>
                <w:noProof/>
                <w:webHidden/>
              </w:rPr>
              <w:fldChar w:fldCharType="separate"/>
            </w:r>
            <w:r w:rsidR="00DC50B6">
              <w:rPr>
                <w:noProof/>
                <w:webHidden/>
              </w:rPr>
              <w:t>15</w:t>
            </w:r>
            <w:r w:rsidR="00DC50B6">
              <w:rPr>
                <w:noProof/>
                <w:webHidden/>
              </w:rPr>
              <w:fldChar w:fldCharType="end"/>
            </w:r>
          </w:hyperlink>
        </w:p>
        <w:p w14:paraId="1426267B"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405" w:history="1">
            <w:r w:rsidR="00DC50B6" w:rsidRPr="00AA2391">
              <w:rPr>
                <w:rStyle w:val="Hyperlink"/>
                <w:b/>
                <w:noProof/>
              </w:rPr>
              <w:t>3.6 Payroll Management</w:t>
            </w:r>
            <w:r w:rsidR="00DC50B6">
              <w:rPr>
                <w:noProof/>
                <w:webHidden/>
              </w:rPr>
              <w:tab/>
            </w:r>
            <w:r w:rsidR="00DC50B6">
              <w:rPr>
                <w:noProof/>
                <w:webHidden/>
              </w:rPr>
              <w:fldChar w:fldCharType="begin"/>
            </w:r>
            <w:r w:rsidR="00DC50B6">
              <w:rPr>
                <w:noProof/>
                <w:webHidden/>
              </w:rPr>
              <w:instrText xml:space="preserve"> PAGEREF _Toc471908405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14:paraId="169F09B6"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6" w:history="1">
            <w:r w:rsidR="00DC50B6" w:rsidRPr="00AA2391">
              <w:rPr>
                <w:rStyle w:val="Hyperlink"/>
                <w:b/>
                <w:noProof/>
              </w:rPr>
              <w:t>3.6.1 Module Overview</w:t>
            </w:r>
            <w:r w:rsidR="00DC50B6">
              <w:rPr>
                <w:noProof/>
                <w:webHidden/>
              </w:rPr>
              <w:tab/>
            </w:r>
            <w:r w:rsidR="00DC50B6">
              <w:rPr>
                <w:noProof/>
                <w:webHidden/>
              </w:rPr>
              <w:fldChar w:fldCharType="begin"/>
            </w:r>
            <w:r w:rsidR="00DC50B6">
              <w:rPr>
                <w:noProof/>
                <w:webHidden/>
              </w:rPr>
              <w:instrText xml:space="preserve"> PAGEREF _Toc471908406 \h </w:instrText>
            </w:r>
            <w:r w:rsidR="00DC50B6">
              <w:rPr>
                <w:noProof/>
                <w:webHidden/>
              </w:rPr>
            </w:r>
            <w:r w:rsidR="00DC50B6">
              <w:rPr>
                <w:noProof/>
                <w:webHidden/>
              </w:rPr>
              <w:fldChar w:fldCharType="separate"/>
            </w:r>
            <w:r w:rsidR="00DC50B6">
              <w:rPr>
                <w:noProof/>
                <w:webHidden/>
              </w:rPr>
              <w:t>16</w:t>
            </w:r>
            <w:r w:rsidR="00DC50B6">
              <w:rPr>
                <w:noProof/>
                <w:webHidden/>
              </w:rPr>
              <w:fldChar w:fldCharType="end"/>
            </w:r>
          </w:hyperlink>
        </w:p>
        <w:p w14:paraId="6E445A77"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7" w:history="1">
            <w:r w:rsidR="00DC50B6" w:rsidRPr="00AA2391">
              <w:rPr>
                <w:rStyle w:val="Hyperlink"/>
                <w:b/>
                <w:noProof/>
              </w:rPr>
              <w:t>3.6.2 To Be System:</w:t>
            </w:r>
            <w:r w:rsidR="00DC50B6">
              <w:rPr>
                <w:noProof/>
                <w:webHidden/>
              </w:rPr>
              <w:tab/>
            </w:r>
            <w:r w:rsidR="00DC50B6">
              <w:rPr>
                <w:noProof/>
                <w:webHidden/>
              </w:rPr>
              <w:fldChar w:fldCharType="begin"/>
            </w:r>
            <w:r w:rsidR="00DC50B6">
              <w:rPr>
                <w:noProof/>
                <w:webHidden/>
              </w:rPr>
              <w:instrText xml:space="preserve"> PAGEREF _Toc471908407 \h </w:instrText>
            </w:r>
            <w:r w:rsidR="00DC50B6">
              <w:rPr>
                <w:noProof/>
                <w:webHidden/>
              </w:rPr>
            </w:r>
            <w:r w:rsidR="00DC50B6">
              <w:rPr>
                <w:noProof/>
                <w:webHidden/>
              </w:rPr>
              <w:fldChar w:fldCharType="separate"/>
            </w:r>
            <w:r w:rsidR="00DC50B6">
              <w:rPr>
                <w:noProof/>
                <w:webHidden/>
              </w:rPr>
              <w:t>17</w:t>
            </w:r>
            <w:r w:rsidR="00DC50B6">
              <w:rPr>
                <w:noProof/>
                <w:webHidden/>
              </w:rPr>
              <w:fldChar w:fldCharType="end"/>
            </w:r>
          </w:hyperlink>
        </w:p>
        <w:p w14:paraId="4F4F6EC8"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408" w:history="1">
            <w:r w:rsidR="00DC50B6" w:rsidRPr="00AA2391">
              <w:rPr>
                <w:rStyle w:val="Hyperlink"/>
                <w:b/>
                <w:noProof/>
              </w:rPr>
              <w:t>3.7 Employee Advance Salary Process</w:t>
            </w:r>
            <w:r w:rsidR="00DC50B6">
              <w:rPr>
                <w:noProof/>
                <w:webHidden/>
              </w:rPr>
              <w:tab/>
            </w:r>
            <w:r w:rsidR="00DC50B6">
              <w:rPr>
                <w:noProof/>
                <w:webHidden/>
              </w:rPr>
              <w:fldChar w:fldCharType="begin"/>
            </w:r>
            <w:r w:rsidR="00DC50B6">
              <w:rPr>
                <w:noProof/>
                <w:webHidden/>
              </w:rPr>
              <w:instrText xml:space="preserve"> PAGEREF _Toc471908408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14:paraId="3559C9B2"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09" w:history="1">
            <w:r w:rsidR="00DC50B6" w:rsidRPr="00AA2391">
              <w:rPr>
                <w:rStyle w:val="Hyperlink"/>
                <w:b/>
                <w:noProof/>
              </w:rPr>
              <w:t>3.7.1 Module Overview</w:t>
            </w:r>
            <w:r w:rsidR="00DC50B6">
              <w:rPr>
                <w:noProof/>
                <w:webHidden/>
              </w:rPr>
              <w:tab/>
            </w:r>
            <w:r w:rsidR="00DC50B6">
              <w:rPr>
                <w:noProof/>
                <w:webHidden/>
              </w:rPr>
              <w:fldChar w:fldCharType="begin"/>
            </w:r>
            <w:r w:rsidR="00DC50B6">
              <w:rPr>
                <w:noProof/>
                <w:webHidden/>
              </w:rPr>
              <w:instrText xml:space="preserve"> PAGEREF _Toc471908409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14:paraId="509B7FBD"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0" w:history="1">
            <w:r w:rsidR="00DC50B6" w:rsidRPr="00AA2391">
              <w:rPr>
                <w:rStyle w:val="Hyperlink"/>
                <w:b/>
                <w:noProof/>
              </w:rPr>
              <w:t>3.7.2 To Be System</w:t>
            </w:r>
            <w:r w:rsidR="00DC50B6">
              <w:rPr>
                <w:noProof/>
                <w:webHidden/>
              </w:rPr>
              <w:tab/>
            </w:r>
            <w:r w:rsidR="00DC50B6">
              <w:rPr>
                <w:noProof/>
                <w:webHidden/>
              </w:rPr>
              <w:fldChar w:fldCharType="begin"/>
            </w:r>
            <w:r w:rsidR="00DC50B6">
              <w:rPr>
                <w:noProof/>
                <w:webHidden/>
              </w:rPr>
              <w:instrText xml:space="preserve"> PAGEREF _Toc471908410 \h </w:instrText>
            </w:r>
            <w:r w:rsidR="00DC50B6">
              <w:rPr>
                <w:noProof/>
                <w:webHidden/>
              </w:rPr>
            </w:r>
            <w:r w:rsidR="00DC50B6">
              <w:rPr>
                <w:noProof/>
                <w:webHidden/>
              </w:rPr>
              <w:fldChar w:fldCharType="separate"/>
            </w:r>
            <w:r w:rsidR="00DC50B6">
              <w:rPr>
                <w:noProof/>
                <w:webHidden/>
              </w:rPr>
              <w:t>19</w:t>
            </w:r>
            <w:r w:rsidR="00DC50B6">
              <w:rPr>
                <w:noProof/>
                <w:webHidden/>
              </w:rPr>
              <w:fldChar w:fldCharType="end"/>
            </w:r>
          </w:hyperlink>
        </w:p>
        <w:p w14:paraId="788059D6"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411" w:history="1">
            <w:r w:rsidR="00DC50B6" w:rsidRPr="00AA2391">
              <w:rPr>
                <w:rStyle w:val="Hyperlink"/>
                <w:b/>
                <w:noProof/>
              </w:rPr>
              <w:t>3.8 Recruitment and Departure Process Management</w:t>
            </w:r>
            <w:r w:rsidR="00DC50B6">
              <w:rPr>
                <w:noProof/>
                <w:webHidden/>
              </w:rPr>
              <w:tab/>
            </w:r>
            <w:r w:rsidR="00DC50B6">
              <w:rPr>
                <w:noProof/>
                <w:webHidden/>
              </w:rPr>
              <w:fldChar w:fldCharType="begin"/>
            </w:r>
            <w:r w:rsidR="00DC50B6">
              <w:rPr>
                <w:noProof/>
                <w:webHidden/>
              </w:rPr>
              <w:instrText xml:space="preserve"> PAGEREF _Toc471908411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14:paraId="6F036153"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2" w:history="1">
            <w:r w:rsidR="00DC50B6" w:rsidRPr="00AA2391">
              <w:rPr>
                <w:rStyle w:val="Hyperlink"/>
                <w:b/>
                <w:noProof/>
              </w:rPr>
              <w:t>3.8.1 Module Overview</w:t>
            </w:r>
            <w:r w:rsidR="00DC50B6">
              <w:rPr>
                <w:noProof/>
                <w:webHidden/>
              </w:rPr>
              <w:tab/>
            </w:r>
            <w:r w:rsidR="00DC50B6">
              <w:rPr>
                <w:noProof/>
                <w:webHidden/>
              </w:rPr>
              <w:fldChar w:fldCharType="begin"/>
            </w:r>
            <w:r w:rsidR="00DC50B6">
              <w:rPr>
                <w:noProof/>
                <w:webHidden/>
              </w:rPr>
              <w:instrText xml:space="preserve"> PAGEREF _Toc471908412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14:paraId="6FB98D48"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3" w:history="1">
            <w:r w:rsidR="00DC50B6" w:rsidRPr="00AA2391">
              <w:rPr>
                <w:rStyle w:val="Hyperlink"/>
                <w:b/>
                <w:noProof/>
              </w:rPr>
              <w:t>3.8.2 To Be system</w:t>
            </w:r>
            <w:r w:rsidR="00DC50B6">
              <w:rPr>
                <w:noProof/>
                <w:webHidden/>
              </w:rPr>
              <w:tab/>
            </w:r>
            <w:r w:rsidR="00DC50B6">
              <w:rPr>
                <w:noProof/>
                <w:webHidden/>
              </w:rPr>
              <w:fldChar w:fldCharType="begin"/>
            </w:r>
            <w:r w:rsidR="00DC50B6">
              <w:rPr>
                <w:noProof/>
                <w:webHidden/>
              </w:rPr>
              <w:instrText xml:space="preserve"> PAGEREF _Toc471908413 \h </w:instrText>
            </w:r>
            <w:r w:rsidR="00DC50B6">
              <w:rPr>
                <w:noProof/>
                <w:webHidden/>
              </w:rPr>
            </w:r>
            <w:r w:rsidR="00DC50B6">
              <w:rPr>
                <w:noProof/>
                <w:webHidden/>
              </w:rPr>
              <w:fldChar w:fldCharType="separate"/>
            </w:r>
            <w:r w:rsidR="00DC50B6">
              <w:rPr>
                <w:noProof/>
                <w:webHidden/>
              </w:rPr>
              <w:t>20</w:t>
            </w:r>
            <w:r w:rsidR="00DC50B6">
              <w:rPr>
                <w:noProof/>
                <w:webHidden/>
              </w:rPr>
              <w:fldChar w:fldCharType="end"/>
            </w:r>
          </w:hyperlink>
        </w:p>
        <w:p w14:paraId="3C6E0528"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414" w:history="1">
            <w:r w:rsidR="00DC50B6" w:rsidRPr="00AA2391">
              <w:rPr>
                <w:rStyle w:val="Hyperlink"/>
                <w:b/>
                <w:noProof/>
              </w:rPr>
              <w:t>3.9 Employee Loan Management</w:t>
            </w:r>
            <w:r w:rsidR="00DC50B6">
              <w:rPr>
                <w:noProof/>
                <w:webHidden/>
              </w:rPr>
              <w:tab/>
            </w:r>
            <w:r w:rsidR="00DC50B6">
              <w:rPr>
                <w:noProof/>
                <w:webHidden/>
              </w:rPr>
              <w:fldChar w:fldCharType="begin"/>
            </w:r>
            <w:r w:rsidR="00DC50B6">
              <w:rPr>
                <w:noProof/>
                <w:webHidden/>
              </w:rPr>
              <w:instrText xml:space="preserve"> PAGEREF _Toc471908414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14:paraId="63C8AF10"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5" w:history="1">
            <w:r w:rsidR="00DC50B6" w:rsidRPr="00AA2391">
              <w:rPr>
                <w:rStyle w:val="Hyperlink"/>
                <w:b/>
                <w:noProof/>
              </w:rPr>
              <w:t>3.9.1 Module overview</w:t>
            </w:r>
            <w:r w:rsidR="00DC50B6">
              <w:rPr>
                <w:noProof/>
                <w:webHidden/>
              </w:rPr>
              <w:tab/>
            </w:r>
            <w:r w:rsidR="00DC50B6">
              <w:rPr>
                <w:noProof/>
                <w:webHidden/>
              </w:rPr>
              <w:fldChar w:fldCharType="begin"/>
            </w:r>
            <w:r w:rsidR="00DC50B6">
              <w:rPr>
                <w:noProof/>
                <w:webHidden/>
              </w:rPr>
              <w:instrText xml:space="preserve"> PAGEREF _Toc471908415 \h </w:instrText>
            </w:r>
            <w:r w:rsidR="00DC50B6">
              <w:rPr>
                <w:noProof/>
                <w:webHidden/>
              </w:rPr>
            </w:r>
            <w:r w:rsidR="00DC50B6">
              <w:rPr>
                <w:noProof/>
                <w:webHidden/>
              </w:rPr>
              <w:fldChar w:fldCharType="separate"/>
            </w:r>
            <w:r w:rsidR="00DC50B6">
              <w:rPr>
                <w:noProof/>
                <w:webHidden/>
              </w:rPr>
              <w:t>22</w:t>
            </w:r>
            <w:r w:rsidR="00DC50B6">
              <w:rPr>
                <w:noProof/>
                <w:webHidden/>
              </w:rPr>
              <w:fldChar w:fldCharType="end"/>
            </w:r>
          </w:hyperlink>
        </w:p>
        <w:p w14:paraId="24F0E95B"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6" w:history="1">
            <w:r w:rsidR="00DC50B6" w:rsidRPr="00AA2391">
              <w:rPr>
                <w:rStyle w:val="Hyperlink"/>
                <w:b/>
                <w:noProof/>
              </w:rPr>
              <w:t>3.9.2 To Be System</w:t>
            </w:r>
            <w:r w:rsidR="00DC50B6">
              <w:rPr>
                <w:noProof/>
                <w:webHidden/>
              </w:rPr>
              <w:tab/>
            </w:r>
            <w:r w:rsidR="00DC50B6">
              <w:rPr>
                <w:noProof/>
                <w:webHidden/>
              </w:rPr>
              <w:fldChar w:fldCharType="begin"/>
            </w:r>
            <w:r w:rsidR="00DC50B6">
              <w:rPr>
                <w:noProof/>
                <w:webHidden/>
              </w:rPr>
              <w:instrText xml:space="preserve"> PAGEREF _Toc471908416 \h </w:instrText>
            </w:r>
            <w:r w:rsidR="00DC50B6">
              <w:rPr>
                <w:noProof/>
                <w:webHidden/>
              </w:rPr>
            </w:r>
            <w:r w:rsidR="00DC50B6">
              <w:rPr>
                <w:noProof/>
                <w:webHidden/>
              </w:rPr>
              <w:fldChar w:fldCharType="separate"/>
            </w:r>
            <w:r w:rsidR="00DC50B6">
              <w:rPr>
                <w:noProof/>
                <w:webHidden/>
              </w:rPr>
              <w:t>23</w:t>
            </w:r>
            <w:r w:rsidR="00DC50B6">
              <w:rPr>
                <w:noProof/>
                <w:webHidden/>
              </w:rPr>
              <w:fldChar w:fldCharType="end"/>
            </w:r>
          </w:hyperlink>
        </w:p>
        <w:p w14:paraId="49351B27" w14:textId="77777777" w:rsidR="00DC50B6" w:rsidRDefault="00AE04D7">
          <w:pPr>
            <w:pStyle w:val="TOC2"/>
            <w:tabs>
              <w:tab w:val="right" w:leader="dot" w:pos="9800"/>
            </w:tabs>
            <w:rPr>
              <w:rFonts w:asciiTheme="minorHAnsi" w:eastAsiaTheme="minorEastAsia" w:hAnsiTheme="minorHAnsi" w:cstheme="minorBidi"/>
              <w:noProof/>
              <w:color w:val="auto"/>
            </w:rPr>
          </w:pPr>
          <w:hyperlink w:anchor="_Toc471908417" w:history="1">
            <w:r w:rsidR="00DC50B6" w:rsidRPr="00AA2391">
              <w:rPr>
                <w:rStyle w:val="Hyperlink"/>
                <w:b/>
                <w:noProof/>
              </w:rPr>
              <w:t>3.10 Employee Benefits Management</w:t>
            </w:r>
            <w:r w:rsidR="00DC50B6">
              <w:rPr>
                <w:noProof/>
                <w:webHidden/>
              </w:rPr>
              <w:tab/>
            </w:r>
            <w:r w:rsidR="00DC50B6">
              <w:rPr>
                <w:noProof/>
                <w:webHidden/>
              </w:rPr>
              <w:fldChar w:fldCharType="begin"/>
            </w:r>
            <w:r w:rsidR="00DC50B6">
              <w:rPr>
                <w:noProof/>
                <w:webHidden/>
              </w:rPr>
              <w:instrText xml:space="preserve"> PAGEREF _Toc471908417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14:paraId="155F91DE"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8" w:history="1">
            <w:r w:rsidR="00DC50B6" w:rsidRPr="00AA2391">
              <w:rPr>
                <w:rStyle w:val="Hyperlink"/>
                <w:b/>
                <w:noProof/>
              </w:rPr>
              <w:t>3.10.1 Module overview</w:t>
            </w:r>
            <w:r w:rsidR="00DC50B6">
              <w:rPr>
                <w:noProof/>
                <w:webHidden/>
              </w:rPr>
              <w:tab/>
            </w:r>
            <w:r w:rsidR="00DC50B6">
              <w:rPr>
                <w:noProof/>
                <w:webHidden/>
              </w:rPr>
              <w:fldChar w:fldCharType="begin"/>
            </w:r>
            <w:r w:rsidR="00DC50B6">
              <w:rPr>
                <w:noProof/>
                <w:webHidden/>
              </w:rPr>
              <w:instrText xml:space="preserve"> PAGEREF _Toc471908418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14:paraId="0E6BBE4E" w14:textId="77777777" w:rsidR="00DC50B6" w:rsidRDefault="00AE04D7">
          <w:pPr>
            <w:pStyle w:val="TOC3"/>
            <w:tabs>
              <w:tab w:val="right" w:leader="dot" w:pos="9800"/>
            </w:tabs>
            <w:rPr>
              <w:rFonts w:asciiTheme="minorHAnsi" w:eastAsiaTheme="minorEastAsia" w:hAnsiTheme="minorHAnsi" w:cstheme="minorBidi"/>
              <w:noProof/>
              <w:color w:val="auto"/>
            </w:rPr>
          </w:pPr>
          <w:hyperlink w:anchor="_Toc471908419" w:history="1">
            <w:r w:rsidR="00DC50B6" w:rsidRPr="00AA2391">
              <w:rPr>
                <w:rStyle w:val="Hyperlink"/>
                <w:b/>
                <w:noProof/>
              </w:rPr>
              <w:t>3.10.2 To Be system</w:t>
            </w:r>
            <w:r w:rsidR="00DC50B6">
              <w:rPr>
                <w:noProof/>
                <w:webHidden/>
              </w:rPr>
              <w:tab/>
            </w:r>
            <w:r w:rsidR="00DC50B6">
              <w:rPr>
                <w:noProof/>
                <w:webHidden/>
              </w:rPr>
              <w:fldChar w:fldCharType="begin"/>
            </w:r>
            <w:r w:rsidR="00DC50B6">
              <w:rPr>
                <w:noProof/>
                <w:webHidden/>
              </w:rPr>
              <w:instrText xml:space="preserve"> PAGEREF _Toc471908419 \h </w:instrText>
            </w:r>
            <w:r w:rsidR="00DC50B6">
              <w:rPr>
                <w:noProof/>
                <w:webHidden/>
              </w:rPr>
            </w:r>
            <w:r w:rsidR="00DC50B6">
              <w:rPr>
                <w:noProof/>
                <w:webHidden/>
              </w:rPr>
              <w:fldChar w:fldCharType="separate"/>
            </w:r>
            <w:r w:rsidR="00DC50B6">
              <w:rPr>
                <w:noProof/>
                <w:webHidden/>
              </w:rPr>
              <w:t>24</w:t>
            </w:r>
            <w:r w:rsidR="00DC50B6">
              <w:rPr>
                <w:noProof/>
                <w:webHidden/>
              </w:rPr>
              <w:fldChar w:fldCharType="end"/>
            </w:r>
          </w:hyperlink>
        </w:p>
        <w:p w14:paraId="567062D8" w14:textId="77777777"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AE04D7"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18" w:name="_Toc471908382"/>
      <w:r w:rsidRPr="00AA1E12">
        <w:rPr>
          <w:b/>
        </w:rPr>
        <w:lastRenderedPageBreak/>
        <w:t>Intro</w:t>
      </w:r>
      <w:r w:rsidR="00AA1E12" w:rsidRPr="00AA1E12">
        <w:rPr>
          <w:b/>
        </w:rPr>
        <w:t>duction</w:t>
      </w:r>
      <w:bookmarkEnd w:id="18"/>
    </w:p>
    <w:p w14:paraId="7CD8C58E" w14:textId="77777777" w:rsidR="00AA1E12" w:rsidRPr="00AA1E12" w:rsidRDefault="00AA1E12" w:rsidP="00AA1E12">
      <w:pPr>
        <w:pStyle w:val="Heading1"/>
        <w:rPr>
          <w:b/>
        </w:rPr>
      </w:pPr>
      <w:bookmarkStart w:id="19" w:name="_Toc471908383"/>
      <w:r w:rsidRPr="00AA1E12">
        <w:rPr>
          <w:b/>
        </w:rPr>
        <w:t xml:space="preserve">1.1 </w:t>
      </w:r>
      <w:r w:rsidR="00B00BD5">
        <w:rPr>
          <w:b/>
        </w:rPr>
        <w:t xml:space="preserve">   </w:t>
      </w:r>
      <w:r>
        <w:rPr>
          <w:b/>
        </w:rPr>
        <w:t>Purpose of CRS</w:t>
      </w:r>
      <w:bookmarkEnd w:id="19"/>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20" w:name="_Toc471908384"/>
      <w:r w:rsidRPr="00B235C0">
        <w:rPr>
          <w:b/>
        </w:rPr>
        <w:t>HR Module Overview</w:t>
      </w:r>
      <w:bookmarkEnd w:id="20"/>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7A75C8">
      <w:pPr>
        <w:ind w:left="720"/>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77777777"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21" w:name="_Toc471908385"/>
      <w:r w:rsidRPr="00DA2918">
        <w:rPr>
          <w:b/>
        </w:rPr>
        <w:t>3. Sub Module and Its feature Description</w:t>
      </w:r>
      <w:bookmarkEnd w:id="21"/>
    </w:p>
    <w:p w14:paraId="03B5AA02" w14:textId="77777777" w:rsidR="00DF3023" w:rsidRPr="00DA2918" w:rsidRDefault="00DF3023" w:rsidP="00DA2918">
      <w:pPr>
        <w:pStyle w:val="Heading2"/>
        <w:rPr>
          <w:b/>
        </w:rPr>
      </w:pPr>
      <w:bookmarkStart w:id="22" w:name="_Toc471908386"/>
      <w:r w:rsidRPr="00DA2918">
        <w:rPr>
          <w:b/>
        </w:rPr>
        <w:t>3.1 Employee Personal Information</w:t>
      </w:r>
      <w:bookmarkEnd w:id="22"/>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23" w:name="_Toc471908387"/>
      <w:r w:rsidRPr="00DA2918">
        <w:rPr>
          <w:b/>
        </w:rPr>
        <w:t>3.2 Define Organization Calendar</w:t>
      </w:r>
      <w:bookmarkEnd w:id="23"/>
    </w:p>
    <w:p w14:paraId="50FC43C7" w14:textId="77777777" w:rsidR="00B95B7A" w:rsidRPr="00B95B7A" w:rsidRDefault="00B95B7A" w:rsidP="00B95B7A">
      <w:pPr>
        <w:pStyle w:val="Heading3"/>
        <w:rPr>
          <w:b/>
        </w:rPr>
      </w:pPr>
      <w:bookmarkStart w:id="24" w:name="_Toc471908388"/>
      <w:r w:rsidRPr="00B95B7A">
        <w:rPr>
          <w:b/>
        </w:rPr>
        <w:t>3.2.1 Module Overview</w:t>
      </w:r>
      <w:bookmarkEnd w:id="24"/>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25" w:name="_Toc471908389"/>
      <w:r w:rsidRPr="00AC1810">
        <w:rPr>
          <w:b/>
        </w:rPr>
        <w:t xml:space="preserve">3.2.2 </w:t>
      </w:r>
      <w:proofErr w:type="gramStart"/>
      <w:r>
        <w:rPr>
          <w:b/>
        </w:rPr>
        <w:t>To</w:t>
      </w:r>
      <w:proofErr w:type="gramEnd"/>
      <w:r w:rsidR="00AC1810" w:rsidRPr="00AC1810">
        <w:rPr>
          <w:b/>
        </w:rPr>
        <w:t xml:space="preserve"> be System</w:t>
      </w:r>
      <w:bookmarkEnd w:id="25"/>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26" w:name="_Toc471908390"/>
      <w:r w:rsidRPr="00C621BE">
        <w:rPr>
          <w:b/>
        </w:rPr>
        <w:t>3.3 Leave management</w:t>
      </w:r>
      <w:bookmarkEnd w:id="26"/>
      <w:r w:rsidRPr="00C621BE">
        <w:rPr>
          <w:b/>
        </w:rPr>
        <w:t xml:space="preserve"> </w:t>
      </w:r>
      <w:bookmarkStart w:id="27" w:name="_3znysh7" w:colFirst="0" w:colLast="0"/>
      <w:bookmarkEnd w:id="27"/>
    </w:p>
    <w:p w14:paraId="5CD7E670" w14:textId="77777777" w:rsidR="00BB03C3" w:rsidRPr="00AE0B76" w:rsidRDefault="00AE0B76" w:rsidP="00AE0B76">
      <w:pPr>
        <w:pStyle w:val="Heading3"/>
        <w:rPr>
          <w:b/>
        </w:rPr>
      </w:pPr>
      <w:bookmarkStart w:id="28" w:name="_Toc471908391"/>
      <w:r>
        <w:rPr>
          <w:b/>
        </w:rPr>
        <w:t xml:space="preserve">3.3.1 </w:t>
      </w:r>
      <w:r w:rsidR="00147107">
        <w:rPr>
          <w:b/>
        </w:rPr>
        <w:t>Module Overview</w:t>
      </w:r>
      <w:bookmarkEnd w:id="28"/>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22874703">
            <wp:extent cx="5400675" cy="4143375"/>
            <wp:effectExtent l="19050" t="19050" r="28575" b="2857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solidFill>
                        <a:schemeClr val="bg2">
                          <a:lumMod val="50000"/>
                        </a:schemeClr>
                      </a:solidFill>
                    </a:ln>
                  </pic:spPr>
                </pic:pic>
              </a:graphicData>
            </a:graphic>
          </wp:inline>
        </w:drawing>
      </w:r>
    </w:p>
    <w:p w14:paraId="0A7CEA53" w14:textId="77777777" w:rsidR="00D212E7" w:rsidRPr="00D212E7" w:rsidRDefault="00D212E7" w:rsidP="00D212E7">
      <w:pPr>
        <w:ind w:left="1440"/>
        <w:rPr>
          <w:rFonts w:ascii="Times New Roman" w:hAnsi="Times New Roman" w:cs="Times New Roman"/>
          <w:sz w:val="24"/>
          <w:szCs w:val="24"/>
        </w:rPr>
      </w:pPr>
      <w:r w:rsidRPr="00D212E7">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Pr="00D212E7">
        <w:rPr>
          <w:rFonts w:ascii="Times New Roman" w:hAnsi="Times New Roman" w:cs="Times New Roman"/>
          <w:b/>
          <w:sz w:val="24"/>
          <w:szCs w:val="24"/>
        </w:rPr>
        <w:t xml:space="preserve"> 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75362A45" w14:textId="77777777" w:rsidR="00BB03C3" w:rsidRPr="004C2D14" w:rsidRDefault="00EA7A30" w:rsidP="004C2D14">
      <w:pPr>
        <w:pStyle w:val="Heading3"/>
        <w:rPr>
          <w:b/>
        </w:rPr>
      </w:pPr>
      <w:bookmarkStart w:id="29" w:name="_2et92p0" w:colFirst="0" w:colLast="0"/>
      <w:bookmarkStart w:id="30" w:name="_Toc471908392"/>
      <w:bookmarkEnd w:id="29"/>
      <w:r w:rsidRPr="004C2D14">
        <w:rPr>
          <w:b/>
        </w:rPr>
        <w:t>3.3.2 Leave Type Declaration</w:t>
      </w:r>
      <w:bookmarkEnd w:id="30"/>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w:t>
      </w:r>
      <w:r w:rsidR="00BB03C3" w:rsidRPr="00F6186E">
        <w:rPr>
          <w:rFonts w:ascii="Times New Roman" w:hAnsi="Times New Roman" w:cs="Times New Roman"/>
          <w:sz w:val="24"/>
          <w:szCs w:val="24"/>
        </w:rPr>
        <w:lastRenderedPageBreak/>
        <w:t>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7777777" w:rsidR="00BB03C3" w:rsidRPr="00F6186E" w:rsidRDefault="00476CD1" w:rsidP="00CA2418">
      <w:pPr>
        <w:spacing w:after="0"/>
        <w:jc w:val="both"/>
        <w:rPr>
          <w:rFonts w:ascii="Times New Roman" w:hAnsi="Times New Roman" w:cs="Times New Roman"/>
          <w:sz w:val="24"/>
          <w:szCs w:val="24"/>
        </w:rPr>
      </w:pPr>
      <w:del w:id="31" w:author="Matiar Rahman" w:date="2017-01-16T12:43:00Z">
        <w:r w:rsidRPr="00F6186E" w:rsidDel="007C6083">
          <w:rPr>
            <w:rFonts w:ascii="Times New Roman" w:hAnsi="Times New Roman" w:cs="Times New Roman"/>
            <w:sz w:val="24"/>
            <w:szCs w:val="24"/>
          </w:rPr>
          <w:delText>First w</w:delText>
        </w:r>
      </w:del>
      <w:ins w:id="32" w:author="Matiar Rahman" w:date="2017-01-16T12:43:00Z">
        <w:r w:rsidR="007C6083">
          <w:rPr>
            <w:rFonts w:ascii="Times New Roman" w:hAnsi="Times New Roman" w:cs="Times New Roman"/>
            <w:sz w:val="24"/>
            <w:szCs w:val="24"/>
          </w:rPr>
          <w:t>W</w:t>
        </w:r>
      </w:ins>
      <w:r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del w:id="33" w:author="Matiar Rahman" w:date="2017-01-16T12:43:00Z">
        <w:r w:rsidR="00BB03C3" w:rsidRPr="00F6186E" w:rsidDel="007C6083">
          <w:rPr>
            <w:rFonts w:ascii="Times New Roman" w:hAnsi="Times New Roman" w:cs="Times New Roman"/>
            <w:sz w:val="24"/>
            <w:szCs w:val="24"/>
          </w:rPr>
          <w:delText xml:space="preserve">declare </w:delText>
        </w:r>
      </w:del>
      <w:ins w:id="34" w:author="Matiar Rahman" w:date="2017-01-16T12:43:00Z">
        <w:r w:rsidR="007C6083">
          <w:rPr>
            <w:rFonts w:ascii="Times New Roman" w:hAnsi="Times New Roman" w:cs="Times New Roman"/>
            <w:sz w:val="24"/>
            <w:szCs w:val="24"/>
          </w:rPr>
          <w:t>allocate</w:t>
        </w:r>
        <w:r w:rsidR="007C6083" w:rsidRPr="00F6186E">
          <w:rPr>
            <w:rFonts w:ascii="Times New Roman" w:hAnsi="Times New Roman" w:cs="Times New Roman"/>
            <w:sz w:val="24"/>
            <w:szCs w:val="24"/>
          </w:rPr>
          <w:t xml:space="preserve"> </w:t>
        </w:r>
      </w:ins>
      <w:r w:rsidR="00BB03C3" w:rsidRPr="00F6186E">
        <w:rPr>
          <w:rFonts w:ascii="Times New Roman" w:hAnsi="Times New Roman" w:cs="Times New Roman"/>
          <w:sz w:val="24"/>
          <w:szCs w:val="24"/>
        </w:rPr>
        <w:t>the leave</w:t>
      </w:r>
      <w:ins w:id="35" w:author="Matiar Rahman" w:date="2017-01-16T12:43:00Z">
        <w:r w:rsidR="007C6083">
          <w:rPr>
            <w:rFonts w:ascii="Times New Roman" w:hAnsi="Times New Roman" w:cs="Times New Roman"/>
            <w:sz w:val="24"/>
            <w:szCs w:val="24"/>
          </w:rPr>
          <w:t xml:space="preserve"> based on </w:t>
        </w:r>
      </w:ins>
      <w:del w:id="36" w:author="Matiar Rahman" w:date="2017-01-16T12:43:00Z">
        <w:r w:rsidR="00BB03C3" w:rsidRPr="00F6186E" w:rsidDel="007C6083">
          <w:rPr>
            <w:rFonts w:ascii="Times New Roman" w:hAnsi="Times New Roman" w:cs="Times New Roman"/>
            <w:sz w:val="24"/>
            <w:szCs w:val="24"/>
          </w:rPr>
          <w:delText xml:space="preserve"> </w:delText>
        </w:r>
      </w:del>
      <w:r w:rsidR="00BB03C3" w:rsidRPr="00F6186E">
        <w:rPr>
          <w:rFonts w:ascii="Times New Roman" w:hAnsi="Times New Roman" w:cs="Times New Roman"/>
          <w:sz w:val="24"/>
          <w:szCs w:val="24"/>
        </w:rPr>
        <w:t xml:space="preserve">type; casual leave and sick leave within the system. No need to </w:t>
      </w:r>
      <w:del w:id="37" w:author="Matiar Rahman" w:date="2017-01-16T12:43:00Z">
        <w:r w:rsidR="00BB03C3" w:rsidRPr="00F6186E" w:rsidDel="007C6083">
          <w:rPr>
            <w:rFonts w:ascii="Times New Roman" w:hAnsi="Times New Roman" w:cs="Times New Roman"/>
            <w:sz w:val="24"/>
            <w:szCs w:val="24"/>
          </w:rPr>
          <w:delText xml:space="preserve">declare </w:delText>
        </w:r>
      </w:del>
      <w:ins w:id="38" w:author="Matiar Rahman" w:date="2017-01-16T12:43:00Z">
        <w:r w:rsidR="007C6083">
          <w:rPr>
            <w:rFonts w:ascii="Times New Roman" w:hAnsi="Times New Roman" w:cs="Times New Roman"/>
            <w:sz w:val="24"/>
            <w:szCs w:val="24"/>
          </w:rPr>
          <w:t>allocate</w:t>
        </w:r>
        <w:r w:rsidR="007C6083" w:rsidRPr="00F6186E">
          <w:rPr>
            <w:rFonts w:ascii="Times New Roman" w:hAnsi="Times New Roman" w:cs="Times New Roman"/>
            <w:sz w:val="24"/>
            <w:szCs w:val="24"/>
          </w:rPr>
          <w:t xml:space="preserve"> </w:t>
        </w:r>
      </w:ins>
      <w:r w:rsidR="00BB03C3" w:rsidRPr="00F6186E">
        <w:rPr>
          <w:rFonts w:ascii="Times New Roman" w:hAnsi="Times New Roman" w:cs="Times New Roman"/>
          <w:sz w:val="24"/>
          <w:szCs w:val="24"/>
        </w:rPr>
        <w:t xml:space="preserve">earned leave. </w:t>
      </w:r>
      <w:del w:id="39" w:author="Matiar Rahman" w:date="2017-01-16T12:44:00Z">
        <w:r w:rsidR="00BB03C3" w:rsidRPr="00F6186E" w:rsidDel="007C6083">
          <w:rPr>
            <w:rFonts w:ascii="Times New Roman" w:hAnsi="Times New Roman" w:cs="Times New Roman"/>
            <w:sz w:val="24"/>
            <w:szCs w:val="24"/>
          </w:rPr>
          <w:delText xml:space="preserve">After declaration of the leave types system needs to tag it with each employees. </w:delText>
        </w:r>
      </w:del>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40" w:name="_tyjcwt" w:colFirst="0" w:colLast="0"/>
      <w:bookmarkStart w:id="41" w:name="_Toc471908393"/>
      <w:bookmarkEnd w:id="40"/>
      <w:r w:rsidRPr="005F3F5C">
        <w:rPr>
          <w:b/>
        </w:rPr>
        <w:t>3.3.3</w:t>
      </w:r>
      <w:r>
        <w:rPr>
          <w:b/>
        </w:rPr>
        <w:t xml:space="preserve"> Declare Leave Year:</w:t>
      </w:r>
      <w:bookmarkEnd w:id="41"/>
    </w:p>
    <w:p w14:paraId="6ECCD1D6"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Pr="00F6186E">
        <w:rPr>
          <w:rFonts w:ascii="Times New Roman" w:hAnsi="Times New Roman" w:cs="Times New Roman"/>
          <w:sz w:val="24"/>
          <w:szCs w:val="24"/>
        </w:rPr>
        <w:t xml:space="preserve"> Samuda leave year is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42" w:name="_Toc471908394"/>
      <w:r w:rsidRPr="0064100E">
        <w:rPr>
          <w:b/>
        </w:rPr>
        <w:t>3.3.4 Leave Allocation Process</w:t>
      </w:r>
      <w:bookmarkEnd w:id="42"/>
      <w:r w:rsidRPr="0064100E">
        <w:rPr>
          <w:b/>
        </w:rPr>
        <w:t xml:space="preserve"> </w:t>
      </w:r>
    </w:p>
    <w:p w14:paraId="08464A76" w14:textId="77777777"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ins w:id="43" w:author="Matiar Rahman" w:date="2017-01-16T12:44:00Z">
        <w:r w:rsidR="0049107B">
          <w:rPr>
            <w:rFonts w:ascii="Times New Roman" w:hAnsi="Times New Roman" w:cs="Times New Roman"/>
            <w:sz w:val="24"/>
            <w:szCs w:val="24"/>
          </w:rPr>
          <w:t xml:space="preserve"> and</w:t>
        </w:r>
      </w:ins>
      <w:del w:id="44" w:author="Matiar Rahman" w:date="2017-01-16T12:44:00Z">
        <w:r w:rsidR="00836A9F" w:rsidRPr="00F6186E" w:rsidDel="0049107B">
          <w:rPr>
            <w:rFonts w:ascii="Times New Roman" w:hAnsi="Times New Roman" w:cs="Times New Roman"/>
            <w:sz w:val="24"/>
            <w:szCs w:val="24"/>
          </w:rPr>
          <w:delText>.</w:delText>
        </w:r>
      </w:del>
      <w:r w:rsidR="00CD40B3" w:rsidRPr="00F6186E">
        <w:rPr>
          <w:rFonts w:ascii="Times New Roman" w:hAnsi="Times New Roman" w:cs="Times New Roman"/>
          <w:sz w:val="24"/>
          <w:szCs w:val="24"/>
        </w:rPr>
        <w:t xml:space="preserve"> </w:t>
      </w:r>
      <w:del w:id="45" w:author="Matiar Rahman" w:date="2017-01-16T12:44:00Z">
        <w:r w:rsidR="00CD40B3" w:rsidRPr="00F6186E" w:rsidDel="0049107B">
          <w:rPr>
            <w:rFonts w:ascii="Times New Roman" w:hAnsi="Times New Roman" w:cs="Times New Roman"/>
            <w:sz w:val="24"/>
            <w:szCs w:val="24"/>
          </w:rPr>
          <w:delText>I</w:delText>
        </w:r>
      </w:del>
      <w:ins w:id="46" w:author="Matiar Rahman" w:date="2017-01-16T12:44:00Z">
        <w:r w:rsidR="0049107B">
          <w:rPr>
            <w:rFonts w:ascii="Times New Roman" w:hAnsi="Times New Roman" w:cs="Times New Roman"/>
            <w:sz w:val="24"/>
            <w:szCs w:val="24"/>
          </w:rPr>
          <w:t>i</w:t>
        </w:r>
      </w:ins>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47" w:name="_3dy6vkm" w:colFirst="0" w:colLast="0"/>
      <w:bookmarkStart w:id="48" w:name="_Toc471908395"/>
      <w:bookmarkEnd w:id="47"/>
      <w:r>
        <w:rPr>
          <w:b/>
        </w:rPr>
        <w:t>3.3.5</w:t>
      </w:r>
      <w:r w:rsidR="005F3F5C" w:rsidRPr="005F3F5C">
        <w:rPr>
          <w:b/>
        </w:rPr>
        <w:t xml:space="preserve"> Leave</w:t>
      </w:r>
      <w:r w:rsidR="00BB03C3" w:rsidRPr="005F3F5C">
        <w:rPr>
          <w:b/>
        </w:rPr>
        <w:t xml:space="preserve"> Approva</w:t>
      </w:r>
      <w:r w:rsidR="005F3F5C">
        <w:rPr>
          <w:b/>
        </w:rPr>
        <w:t>l Process</w:t>
      </w:r>
      <w:bookmarkEnd w:id="48"/>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 xml:space="preserve">proval of </w:t>
      </w:r>
      <w:commentRangeStart w:id="49"/>
      <w:r w:rsidR="004E155E" w:rsidRPr="00F6186E">
        <w:rPr>
          <w:rFonts w:ascii="Times New Roman" w:hAnsi="Times New Roman" w:cs="Times New Roman"/>
          <w:sz w:val="24"/>
          <w:szCs w:val="24"/>
        </w:rPr>
        <w:t xml:space="preserve">line manager </w:t>
      </w:r>
      <w:commentRangeEnd w:id="49"/>
      <w:r w:rsidR="00E13717">
        <w:rPr>
          <w:rStyle w:val="CommentReference"/>
        </w:rPr>
        <w:commentReference w:id="49"/>
      </w:r>
      <w:r w:rsidR="004E155E" w:rsidRPr="00F6186E">
        <w:rPr>
          <w:rFonts w:ascii="Times New Roman" w:hAnsi="Times New Roman" w:cs="Times New Roman"/>
          <w:sz w:val="24"/>
          <w:szCs w:val="24"/>
        </w:rPr>
        <w:t xml:space="preserve">and </w:t>
      </w:r>
      <w:commentRangeStart w:id="50"/>
      <w:r w:rsidR="004E155E" w:rsidRPr="00F6186E">
        <w:rPr>
          <w:rFonts w:ascii="Times New Roman" w:hAnsi="Times New Roman" w:cs="Times New Roman"/>
          <w:sz w:val="24"/>
          <w:szCs w:val="24"/>
        </w:rPr>
        <w:t>department</w:t>
      </w:r>
      <w:r w:rsidR="001952B0">
        <w:rPr>
          <w:rFonts w:ascii="Times New Roman" w:hAnsi="Times New Roman" w:cs="Times New Roman"/>
          <w:sz w:val="24"/>
          <w:szCs w:val="24"/>
        </w:rPr>
        <w:t xml:space="preserve"> head</w:t>
      </w:r>
      <w:commentRangeEnd w:id="50"/>
      <w:r w:rsidR="00E13717">
        <w:rPr>
          <w:rStyle w:val="CommentReference"/>
        </w:rPr>
        <w:commentReference w:id="50"/>
      </w:r>
      <w:r w:rsidR="001952B0">
        <w:rPr>
          <w:rFonts w:ascii="Times New Roman" w:hAnsi="Times New Roman" w:cs="Times New Roman"/>
          <w:sz w:val="24"/>
          <w:szCs w:val="24"/>
        </w:rPr>
        <w:t xml:space="preserve">.  </w:t>
      </w:r>
    </w:p>
    <w:p w14:paraId="62B24600" w14:textId="77777777" w:rsidR="00BB03C3" w:rsidRDefault="00BB03C3" w:rsidP="00BB03C3">
      <w:pPr>
        <w:spacing w:after="0"/>
      </w:pPr>
      <w:r>
        <w:tab/>
      </w:r>
    </w:p>
    <w:p w14:paraId="6C34522D" w14:textId="77777777" w:rsidR="00BB03C3" w:rsidRDefault="00BB03C3" w:rsidP="007F3335">
      <w:pPr>
        <w:spacing w:after="0"/>
        <w:ind w:left="720"/>
      </w:pPr>
      <w:r>
        <w:rPr>
          <w:noProof/>
        </w:rPr>
        <w:lastRenderedPageBreak/>
        <w:drawing>
          <wp:inline distT="0" distB="0" distL="114300" distR="114300" wp14:anchorId="3ABC14C8" wp14:editId="5C761C90">
            <wp:extent cx="5055235" cy="3122930"/>
            <wp:effectExtent l="19050" t="19050" r="12065" b="2032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7"/>
                    <a:srcRect/>
                    <a:stretch>
                      <a:fillRect/>
                    </a:stretch>
                  </pic:blipFill>
                  <pic:spPr>
                    <a:xfrm>
                      <a:off x="0" y="0"/>
                      <a:ext cx="5055235" cy="3122930"/>
                    </a:xfrm>
                    <a:prstGeom prst="rect">
                      <a:avLst/>
                    </a:prstGeom>
                    <a:ln>
                      <a:solidFill>
                        <a:schemeClr val="bg1"/>
                      </a:solidFill>
                    </a:ln>
                  </pic:spPr>
                </pic:pic>
              </a:graphicData>
            </a:graphic>
          </wp:inline>
        </w:drawing>
      </w:r>
    </w:p>
    <w:p w14:paraId="2E4182EF" w14:textId="77777777" w:rsidR="00BB03C3" w:rsidRDefault="00BB03C3" w:rsidP="00BB03C3">
      <w:pPr>
        <w:spacing w:after="0"/>
      </w:pPr>
    </w:p>
    <w:p w14:paraId="2248C499" w14:textId="77777777" w:rsidR="00BB03C3" w:rsidRDefault="004E155E" w:rsidP="00BB03C3">
      <w:pPr>
        <w:spacing w:after="0"/>
      </w:pPr>
      <w:r>
        <w:tab/>
      </w:r>
      <w:r>
        <w:tab/>
      </w:r>
      <w:r>
        <w:tab/>
      </w:r>
      <w:r>
        <w:tab/>
      </w:r>
      <w:r w:rsidRPr="004E155E">
        <w:rPr>
          <w:b/>
        </w:rPr>
        <w:t>Fig:</w:t>
      </w:r>
      <w:r w:rsidR="00BB03C3">
        <w:t xml:space="preserve"> Leave Approval Process</w:t>
      </w:r>
    </w:p>
    <w:p w14:paraId="5CAAD6C8" w14:textId="77777777" w:rsidR="00BB03C3" w:rsidRPr="004E155E" w:rsidRDefault="00197223" w:rsidP="004E155E">
      <w:pPr>
        <w:pStyle w:val="Heading3"/>
        <w:rPr>
          <w:b/>
        </w:rPr>
      </w:pPr>
      <w:bookmarkStart w:id="51" w:name="_Toc471908396"/>
      <w:r>
        <w:rPr>
          <w:b/>
        </w:rPr>
        <w:t>3.3.6</w:t>
      </w:r>
      <w:r w:rsidR="004E155E" w:rsidRPr="004E155E">
        <w:rPr>
          <w:b/>
        </w:rPr>
        <w:t xml:space="preserve"> </w:t>
      </w:r>
      <w:r w:rsidR="00BB03C3" w:rsidRPr="004E155E">
        <w:rPr>
          <w:b/>
        </w:rPr>
        <w:t>Leave Carry Forward</w:t>
      </w:r>
      <w:bookmarkEnd w:id="51"/>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w:t>
      </w:r>
      <w:commentRangeStart w:id="52"/>
      <w:r w:rsidRPr="00F6186E">
        <w:rPr>
          <w:rFonts w:ascii="Times New Roman" w:hAnsi="Times New Roman" w:cs="Times New Roman"/>
          <w:sz w:val="24"/>
          <w:szCs w:val="24"/>
        </w:rPr>
        <w:t>leave</w:t>
      </w:r>
      <w:commentRangeEnd w:id="52"/>
      <w:r w:rsidR="00E13717">
        <w:rPr>
          <w:rStyle w:val="CommentReference"/>
        </w:rPr>
        <w:commentReference w:id="52"/>
      </w:r>
      <w:r w:rsidRPr="00F6186E">
        <w:rPr>
          <w:rFonts w:ascii="Times New Roman" w:hAnsi="Times New Roman" w:cs="Times New Roman"/>
          <w:sz w:val="24"/>
          <w:szCs w:val="24"/>
        </w:rPr>
        <w:t xml:space="preser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4A1D8E">
      <w:pPr>
        <w:spacing w:after="0"/>
        <w:ind w:left="1440"/>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76.5pt" o:ole="">
            <v:imagedata r:id="rId18" o:title=""/>
          </v:shape>
          <o:OLEObject Type="Embed" ProgID="Visio.Drawing.11" ShapeID="_x0000_i1025" DrawAspect="Content" ObjectID="_1546189227" r:id="rId19"/>
        </w:object>
      </w:r>
    </w:p>
    <w:p w14:paraId="589BD1DE" w14:textId="50A6455C"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rsidRPr="001D65AF">
        <w:rPr>
          <w:b/>
          <w:rPrChange w:id="53" w:author="Matiar Rahman" w:date="2017-01-16T13:10:00Z">
            <w:rPr/>
          </w:rPrChange>
        </w:rPr>
        <w:t xml:space="preserve">Leave </w:t>
      </w:r>
      <w:ins w:id="54" w:author="Matiar Rahman" w:date="2017-01-16T13:09:00Z">
        <w:r w:rsidR="00021920" w:rsidRPr="001D65AF">
          <w:rPr>
            <w:b/>
            <w:rPrChange w:id="55" w:author="Matiar Rahman" w:date="2017-01-16T13:10:00Z">
              <w:rPr/>
            </w:rPrChange>
          </w:rPr>
          <w:t>C</w:t>
        </w:r>
      </w:ins>
      <w:del w:id="56" w:author="Matiar Rahman" w:date="2017-01-16T13:09:00Z">
        <w:r w:rsidRPr="001D65AF" w:rsidDel="00021920">
          <w:rPr>
            <w:b/>
            <w:rPrChange w:id="57" w:author="Matiar Rahman" w:date="2017-01-16T13:10:00Z">
              <w:rPr/>
            </w:rPrChange>
          </w:rPr>
          <w:delText>c</w:delText>
        </w:r>
      </w:del>
      <w:r w:rsidRPr="001D65AF">
        <w:rPr>
          <w:b/>
          <w:rPrChange w:id="58" w:author="Matiar Rahman" w:date="2017-01-16T13:10:00Z">
            <w:rPr/>
          </w:rPrChange>
        </w:rPr>
        <w:t xml:space="preserve">arry </w:t>
      </w:r>
      <w:del w:id="59" w:author="Matiar Rahman" w:date="2017-01-16T13:09:00Z">
        <w:r w:rsidRPr="001D65AF" w:rsidDel="00021920">
          <w:rPr>
            <w:b/>
            <w:rPrChange w:id="60" w:author="Matiar Rahman" w:date="2017-01-16T13:10:00Z">
              <w:rPr/>
            </w:rPrChange>
          </w:rPr>
          <w:delText>forward</w:delText>
        </w:r>
      </w:del>
      <w:proofErr w:type="gramStart"/>
      <w:ins w:id="61" w:author="Matiar Rahman" w:date="2017-01-16T13:09:00Z">
        <w:r w:rsidR="00021920" w:rsidRPr="001D65AF">
          <w:rPr>
            <w:b/>
            <w:rPrChange w:id="62" w:author="Matiar Rahman" w:date="2017-01-16T13:10:00Z">
              <w:rPr/>
            </w:rPrChange>
          </w:rPr>
          <w:t>Forward</w:t>
        </w:r>
      </w:ins>
      <w:proofErr w:type="gramEnd"/>
      <w:r w:rsidRPr="001D65AF">
        <w:rPr>
          <w:b/>
          <w:rPrChange w:id="63" w:author="Matiar Rahman" w:date="2017-01-16T13:10:00Z">
            <w:rPr/>
          </w:rPrChange>
        </w:rPr>
        <w:t xml:space="preserve"> and </w:t>
      </w:r>
      <w:del w:id="64" w:author="Matiar Rahman" w:date="2017-01-16T13:10:00Z">
        <w:r w:rsidRPr="001D65AF" w:rsidDel="00021920">
          <w:rPr>
            <w:b/>
            <w:rPrChange w:id="65" w:author="Matiar Rahman" w:date="2017-01-16T13:10:00Z">
              <w:rPr/>
            </w:rPrChange>
          </w:rPr>
          <w:delText>e</w:delText>
        </w:r>
      </w:del>
      <w:ins w:id="66" w:author="Matiar Rahman" w:date="2017-01-16T13:10:00Z">
        <w:r w:rsidR="00021920" w:rsidRPr="001D65AF">
          <w:rPr>
            <w:b/>
            <w:rPrChange w:id="67" w:author="Matiar Rahman" w:date="2017-01-16T13:10:00Z">
              <w:rPr/>
            </w:rPrChange>
          </w:rPr>
          <w:t>E</w:t>
        </w:r>
      </w:ins>
      <w:r w:rsidRPr="001D65AF">
        <w:rPr>
          <w:b/>
          <w:rPrChange w:id="68" w:author="Matiar Rahman" w:date="2017-01-16T13:10:00Z">
            <w:rPr/>
          </w:rPrChange>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69" w:name="_4d34og8" w:colFirst="0" w:colLast="0"/>
      <w:bookmarkEnd w:id="69"/>
      <w:r w:rsidRPr="004E155E">
        <w:rPr>
          <w:b/>
        </w:rPr>
        <w:t xml:space="preserve"> </w:t>
      </w:r>
      <w:bookmarkStart w:id="70" w:name="_Toc471908397"/>
      <w:r w:rsidR="00197223">
        <w:rPr>
          <w:b/>
        </w:rPr>
        <w:t>3.3.7</w:t>
      </w:r>
      <w:r w:rsidR="004E155E" w:rsidRPr="004E155E">
        <w:rPr>
          <w:b/>
        </w:rPr>
        <w:t xml:space="preserve"> </w:t>
      </w:r>
      <w:r w:rsidRPr="004E155E">
        <w:rPr>
          <w:b/>
        </w:rPr>
        <w:t>Leave Encashment Process</w:t>
      </w:r>
      <w:bookmarkEnd w:id="70"/>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71" w:name="_Toc471908398"/>
      <w:r>
        <w:rPr>
          <w:b/>
        </w:rPr>
        <w:lastRenderedPageBreak/>
        <w:t>3.3.8</w:t>
      </w:r>
      <w:r w:rsidR="00962AB0" w:rsidRPr="00962AB0">
        <w:rPr>
          <w:b/>
        </w:rPr>
        <w:t xml:space="preserve"> Short Leave Process</w:t>
      </w:r>
      <w:bookmarkEnd w:id="71"/>
    </w:p>
    <w:p w14:paraId="4D4F2796" w14:textId="76E90226" w:rsidR="00962AB0" w:rsidRPr="00BA337D" w:rsidRDefault="00962AB0" w:rsidP="00CA2418">
      <w:pPr>
        <w:jc w:val="both"/>
        <w:rPr>
          <w:rFonts w:ascii="Times New Roman" w:hAnsi="Times New Roman" w:cs="Times New Roman"/>
          <w:color w:val="FF0000"/>
          <w:sz w:val="24"/>
          <w:szCs w:val="24"/>
          <w:lang w:val="en-AU"/>
          <w:rPrChange w:id="72" w:author="Matiar Rahman" w:date="2017-01-16T13:11:00Z">
            <w:rPr>
              <w:rFonts w:ascii="Times New Roman" w:hAnsi="Times New Roman" w:cs="Times New Roman"/>
              <w:sz w:val="24"/>
              <w:szCs w:val="24"/>
              <w:lang w:val="en-AU"/>
            </w:rPr>
          </w:rPrChange>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ins w:id="73" w:author="Matiar Rahman" w:date="2017-01-16T13:10:00Z">
        <w:r w:rsidR="00BA337D">
          <w:rPr>
            <w:rFonts w:ascii="Times New Roman" w:hAnsi="Times New Roman" w:cs="Times New Roman"/>
            <w:sz w:val="24"/>
            <w:szCs w:val="24"/>
            <w:lang w:val="en-AU"/>
          </w:rPr>
          <w:t xml:space="preserve"> </w:t>
        </w:r>
        <w:r w:rsidR="00BA337D" w:rsidRPr="00BA337D">
          <w:rPr>
            <w:rFonts w:ascii="Times New Roman" w:hAnsi="Times New Roman" w:cs="Times New Roman"/>
            <w:sz w:val="24"/>
            <w:szCs w:val="24"/>
            <w:highlight w:val="yellow"/>
            <w:lang w:val="en-AU"/>
            <w:rPrChange w:id="74" w:author="Matiar Rahman" w:date="2017-01-16T13:11:00Z">
              <w:rPr>
                <w:rFonts w:ascii="Times New Roman" w:hAnsi="Times New Roman" w:cs="Times New Roman"/>
                <w:sz w:val="24"/>
                <w:szCs w:val="24"/>
                <w:lang w:val="en-AU"/>
              </w:rPr>
            </w:rPrChange>
          </w:rPr>
          <w:t>Who will approve the short leave?</w:t>
        </w:r>
      </w:ins>
    </w:p>
    <w:p w14:paraId="70AE754A" w14:textId="77777777" w:rsidR="00962AB0" w:rsidRDefault="0033578D" w:rsidP="0033578D">
      <w:pPr>
        <w:jc w:val="center"/>
      </w:pPr>
      <w:r>
        <w:rPr>
          <w:noProof/>
        </w:rPr>
        <w:drawing>
          <wp:inline distT="0" distB="0" distL="0" distR="0" wp14:anchorId="45307ABB" wp14:editId="6FE14481">
            <wp:extent cx="6071616" cy="4126992"/>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uda-ERP_Process_Flo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1616" cy="4126992"/>
                    </a:xfrm>
                    <a:prstGeom prst="rect">
                      <a:avLst/>
                    </a:prstGeom>
                  </pic:spPr>
                </pic:pic>
              </a:graphicData>
            </a:graphic>
          </wp:inline>
        </w:drawing>
      </w:r>
    </w:p>
    <w:p w14:paraId="6FD682E1" w14:textId="0FBD7D4C" w:rsidR="00E91D42" w:rsidRPr="007A75C8" w:rsidRDefault="00962AB0" w:rsidP="007A75C8">
      <w:r w:rsidRPr="00962AB0">
        <w:rPr>
          <w:b/>
        </w:rPr>
        <w:t xml:space="preserve">                                                   </w:t>
      </w:r>
      <w:r>
        <w:rPr>
          <w:b/>
        </w:rPr>
        <w:t xml:space="preserve">           </w:t>
      </w:r>
      <w:r w:rsidRPr="00962AB0">
        <w:rPr>
          <w:b/>
        </w:rPr>
        <w:t>Fig:</w:t>
      </w:r>
      <w:r>
        <w:t xml:space="preserve"> </w:t>
      </w:r>
      <w:del w:id="75" w:author="Matiar Rahman" w:date="2017-01-16T13:02:00Z">
        <w:r w:rsidRPr="0032347F" w:rsidDel="0032347F">
          <w:rPr>
            <w:b/>
            <w:rPrChange w:id="76" w:author="Matiar Rahman" w:date="2017-01-16T13:02:00Z">
              <w:rPr/>
            </w:rPrChange>
          </w:rPr>
          <w:delText xml:space="preserve">short </w:delText>
        </w:r>
      </w:del>
      <w:ins w:id="77" w:author="Matiar Rahman" w:date="2017-01-16T13:02:00Z">
        <w:r w:rsidR="0032347F" w:rsidRPr="0032347F">
          <w:rPr>
            <w:b/>
            <w:rPrChange w:id="78" w:author="Matiar Rahman" w:date="2017-01-16T13:02:00Z">
              <w:rPr/>
            </w:rPrChange>
          </w:rPr>
          <w:t xml:space="preserve">Short </w:t>
        </w:r>
      </w:ins>
      <w:r w:rsidRPr="0032347F">
        <w:rPr>
          <w:b/>
          <w:rPrChange w:id="79" w:author="Matiar Rahman" w:date="2017-01-16T13:02:00Z">
            <w:rPr/>
          </w:rPrChange>
        </w:rPr>
        <w:t>Leave Approval Process</w:t>
      </w:r>
      <w:r w:rsidRPr="00962AB0">
        <w:rPr>
          <w:lang w:val="en-AU"/>
        </w:rPr>
        <w:br/>
      </w:r>
    </w:p>
    <w:p w14:paraId="1367DA44" w14:textId="77777777" w:rsidR="00BB03C3" w:rsidRDefault="00860559" w:rsidP="00543273">
      <w:pPr>
        <w:pStyle w:val="Heading2"/>
        <w:numPr>
          <w:ilvl w:val="1"/>
          <w:numId w:val="13"/>
        </w:numPr>
        <w:rPr>
          <w:b/>
        </w:rPr>
      </w:pPr>
      <w:r>
        <w:rPr>
          <w:b/>
        </w:rPr>
        <w:t xml:space="preserve"> </w:t>
      </w:r>
      <w:bookmarkStart w:id="80" w:name="_Toc471908399"/>
      <w:r w:rsidR="00160DB6" w:rsidRPr="00160DB6">
        <w:rPr>
          <w:b/>
        </w:rPr>
        <w:t>Attendance Management</w:t>
      </w:r>
      <w:bookmarkEnd w:id="80"/>
    </w:p>
    <w:p w14:paraId="122D252B" w14:textId="77777777" w:rsidR="009F05E3" w:rsidRPr="00137485" w:rsidDel="00232442" w:rsidRDefault="00543273" w:rsidP="00137485">
      <w:pPr>
        <w:pStyle w:val="Heading3"/>
        <w:rPr>
          <w:del w:id="81" w:author="Matiar Rahman" w:date="2017-01-17T18:18:00Z"/>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82" w:name="_Toc47190840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82"/>
    </w:p>
    <w:p w14:paraId="28B247E3" w14:textId="77777777" w:rsidR="00232442" w:rsidRDefault="00232442" w:rsidP="00232442">
      <w:pPr>
        <w:pStyle w:val="Heading3"/>
        <w:rPr>
          <w:ins w:id="83" w:author="Matiar Rahman" w:date="2017-01-17T18:18:00Z"/>
        </w:rPr>
        <w:pPrChange w:id="84" w:author="Matiar Rahman" w:date="2017-01-17T18:18:00Z">
          <w:pPr>
            <w:jc w:val="both"/>
          </w:pPr>
        </w:pPrChange>
      </w:pPr>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lastRenderedPageBreak/>
        <w:t xml:space="preserve">   </w:t>
      </w:r>
      <w:bookmarkStart w:id="85" w:name="_Toc471908401"/>
      <w:r w:rsidRPr="00543273">
        <w:rPr>
          <w:rStyle w:val="Heading3Char"/>
          <w:b/>
        </w:rPr>
        <w:t>3.4.2</w:t>
      </w:r>
      <w:r w:rsidR="009F05E3" w:rsidRPr="00543273">
        <w:rPr>
          <w:rStyle w:val="Heading3Char"/>
          <w:b/>
        </w:rPr>
        <w:t xml:space="preserve"> To be system</w:t>
      </w:r>
      <w:bookmarkEnd w:id="85"/>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232442" w:rsidRDefault="000A32B9" w:rsidP="00160DB6">
      <w:pPr>
        <w:pStyle w:val="ListParagraph"/>
        <w:numPr>
          <w:ilvl w:val="0"/>
          <w:numId w:val="10"/>
        </w:numPr>
        <w:rPr>
          <w:ins w:id="86" w:author="Matiar Rahman" w:date="2017-01-17T18:18:00Z"/>
          <w:rFonts w:ascii="Times New Roman" w:hAnsi="Times New Roman" w:cs="Times New Roman"/>
          <w:b/>
          <w:sz w:val="24"/>
          <w:szCs w:val="24"/>
          <w:rPrChange w:id="87" w:author="Matiar Rahman" w:date="2017-01-17T18:18:00Z">
            <w:rPr>
              <w:ins w:id="88" w:author="Matiar Rahman" w:date="2017-01-17T18:18:00Z"/>
              <w:rFonts w:ascii="Times New Roman" w:hAnsi="Times New Roman" w:cs="Times New Roman"/>
              <w:sz w:val="24"/>
              <w:szCs w:val="24"/>
            </w:rPr>
          </w:rPrChange>
        </w:rPr>
      </w:pPr>
      <w:r>
        <w:rPr>
          <w:rFonts w:ascii="Times New Roman" w:hAnsi="Times New Roman" w:cs="Times New Roman"/>
          <w:sz w:val="24"/>
          <w:szCs w:val="24"/>
        </w:rPr>
        <w:t>This attendance module will be integrated with leave management module also.</w:t>
      </w:r>
    </w:p>
    <w:p w14:paraId="5A7C9F30" w14:textId="1ADFAAA1" w:rsidR="00232442" w:rsidRPr="00232442" w:rsidRDefault="00232442" w:rsidP="00232442">
      <w:pPr>
        <w:rPr>
          <w:rFonts w:ascii="Times New Roman" w:hAnsi="Times New Roman" w:cs="Times New Roman"/>
          <w:b/>
          <w:sz w:val="24"/>
          <w:szCs w:val="24"/>
          <w:rPrChange w:id="89" w:author="Matiar Rahman" w:date="2017-01-17T18:18:00Z">
            <w:rPr/>
          </w:rPrChange>
        </w:rPr>
        <w:pPrChange w:id="90" w:author="Matiar Rahman" w:date="2017-01-17T18:18:00Z">
          <w:pPr>
            <w:pStyle w:val="ListParagraph"/>
            <w:numPr>
              <w:numId w:val="10"/>
            </w:numPr>
            <w:ind w:left="2220" w:hanging="360"/>
          </w:pPr>
        </w:pPrChange>
      </w:pPr>
      <w:ins w:id="91" w:author="Matiar Rahman" w:date="2017-01-17T18:18:00Z">
        <w:r w:rsidRPr="00232442">
          <w:rPr>
            <w:rFonts w:ascii="Times New Roman" w:hAnsi="Times New Roman" w:cs="Times New Roman"/>
            <w:b/>
            <w:sz w:val="24"/>
            <w:szCs w:val="24"/>
            <w:highlight w:val="yellow"/>
            <w:rPrChange w:id="92" w:author="Matiar Rahman" w:date="2017-01-17T18:20:00Z">
              <w:rPr>
                <w:rFonts w:ascii="Times New Roman" w:hAnsi="Times New Roman" w:cs="Times New Roman"/>
                <w:b/>
                <w:sz w:val="24"/>
                <w:szCs w:val="24"/>
              </w:rPr>
            </w:rPrChange>
          </w:rPr>
          <w:t xml:space="preserve">There is </w:t>
        </w:r>
        <w:proofErr w:type="spellStart"/>
        <w:proofErr w:type="gramStart"/>
        <w:r w:rsidRPr="00232442">
          <w:rPr>
            <w:rFonts w:ascii="Times New Roman" w:hAnsi="Times New Roman" w:cs="Times New Roman"/>
            <w:b/>
            <w:sz w:val="24"/>
            <w:szCs w:val="24"/>
            <w:highlight w:val="yellow"/>
            <w:rPrChange w:id="93" w:author="Matiar Rahman" w:date="2017-01-17T18:20:00Z">
              <w:rPr>
                <w:rFonts w:ascii="Times New Roman" w:hAnsi="Times New Roman" w:cs="Times New Roman"/>
                <w:b/>
                <w:sz w:val="24"/>
                <w:szCs w:val="24"/>
              </w:rPr>
            </w:rPrChange>
          </w:rPr>
          <w:t>a</w:t>
        </w:r>
        <w:proofErr w:type="spellEnd"/>
        <w:proofErr w:type="gramEnd"/>
        <w:r w:rsidRPr="00232442">
          <w:rPr>
            <w:rFonts w:ascii="Times New Roman" w:hAnsi="Times New Roman" w:cs="Times New Roman"/>
            <w:b/>
            <w:sz w:val="24"/>
            <w:szCs w:val="24"/>
            <w:highlight w:val="yellow"/>
            <w:rPrChange w:id="94" w:author="Matiar Rahman" w:date="2017-01-17T18:20:00Z">
              <w:rPr>
                <w:rFonts w:ascii="Times New Roman" w:hAnsi="Times New Roman" w:cs="Times New Roman"/>
                <w:b/>
                <w:sz w:val="24"/>
                <w:szCs w:val="24"/>
              </w:rPr>
            </w:rPrChange>
          </w:rPr>
          <w:t xml:space="preserve"> attendance policy that if anyone will be delay for 3 times in a payroll month, as a punishment one day basic salary will be deducted.</w:t>
        </w:r>
      </w:ins>
    </w:p>
    <w:p w14:paraId="21B59745" w14:textId="77777777" w:rsidR="00160DB6" w:rsidRDefault="00137485" w:rsidP="008470F2">
      <w:r>
        <w:rPr>
          <w:rFonts w:ascii="Times New Roman" w:hAnsi="Times New Roman" w:cs="Times New Roman"/>
          <w:sz w:val="24"/>
          <w:szCs w:val="24"/>
        </w:rPr>
        <w:lastRenderedPageBreak/>
        <w:t xml:space="preserve">          </w:t>
      </w:r>
      <w:commentRangeStart w:id="95"/>
      <w:r w:rsidR="00D12612">
        <w:object w:dxaOrig="9625" w:dyaOrig="6926" w14:anchorId="300DEA45">
          <v:shape id="_x0000_i1026" type="#_x0000_t75" style="width:481.5pt;height:300.75pt" o:ole="">
            <v:imagedata r:id="rId21" o:title=""/>
          </v:shape>
          <o:OLEObject Type="Embed" ProgID="Visio.Drawing.11" ShapeID="_x0000_i1026" DrawAspect="Content" ObjectID="_1546189228" r:id="rId22"/>
        </w:object>
      </w:r>
      <w:commentRangeEnd w:id="95"/>
      <w:r w:rsidR="00933249">
        <w:rPr>
          <w:rStyle w:val="CommentReference"/>
        </w:rPr>
        <w:commentReference w:id="95"/>
      </w:r>
    </w:p>
    <w:p w14:paraId="4E78F008" w14:textId="77777777" w:rsidR="00D12612" w:rsidRDefault="00D12612" w:rsidP="008470F2">
      <w:r w:rsidRPr="00D12612">
        <w:rPr>
          <w:b/>
        </w:rPr>
        <w:t xml:space="preserve">                                             </w:t>
      </w:r>
      <w:r>
        <w:rPr>
          <w:b/>
        </w:rPr>
        <w:t xml:space="preserve">             </w:t>
      </w:r>
      <w:r w:rsidRPr="00D12612">
        <w:rPr>
          <w:b/>
        </w:rPr>
        <w:t xml:space="preserve"> Fig:</w:t>
      </w:r>
      <w:r>
        <w:t xml:space="preserve"> Pending Attendance Approval Process</w:t>
      </w:r>
    </w:p>
    <w:p w14:paraId="109D4511" w14:textId="77777777" w:rsidR="00137485" w:rsidRPr="00137485" w:rsidRDefault="00137485" w:rsidP="00137485">
      <w:pPr>
        <w:pStyle w:val="Heading2"/>
        <w:rPr>
          <w:b/>
          <w:color w:val="auto"/>
        </w:rPr>
      </w:pPr>
      <w:r w:rsidRPr="00137485">
        <w:rPr>
          <w:b/>
        </w:rPr>
        <w:t xml:space="preserve">  </w:t>
      </w:r>
      <w:bookmarkStart w:id="96" w:name="_Toc471908402"/>
      <w:r w:rsidRPr="00137485">
        <w:rPr>
          <w:b/>
        </w:rPr>
        <w:t>3.5 Shift / Roster Management</w:t>
      </w:r>
      <w:bookmarkEnd w:id="96"/>
      <w:r w:rsidRPr="00137485">
        <w:rPr>
          <w:b/>
        </w:rPr>
        <w:t xml:space="preserve"> </w:t>
      </w:r>
    </w:p>
    <w:p w14:paraId="7C6F4EB3" w14:textId="77777777" w:rsidR="00137485" w:rsidRDefault="00137485" w:rsidP="00137485">
      <w:pPr>
        <w:pStyle w:val="Heading3"/>
        <w:rPr>
          <w:b/>
        </w:rPr>
      </w:pPr>
      <w:r>
        <w:rPr>
          <w:b/>
        </w:rPr>
        <w:t xml:space="preserve">  </w:t>
      </w:r>
      <w:bookmarkStart w:id="97" w:name="_Toc471908403"/>
      <w:r w:rsidRPr="00137485">
        <w:rPr>
          <w:b/>
        </w:rPr>
        <w:t>3.5.1 Module Overview</w:t>
      </w:r>
      <w:bookmarkEnd w:id="97"/>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98" w:name="_Toc471908404"/>
      <w:r w:rsidRPr="00307C1B">
        <w:rPr>
          <w:b/>
        </w:rPr>
        <w:t xml:space="preserve">3.5.2 </w:t>
      </w:r>
      <w:proofErr w:type="gramStart"/>
      <w:r>
        <w:rPr>
          <w:b/>
        </w:rPr>
        <w:t>T</w:t>
      </w:r>
      <w:r w:rsidRPr="00307C1B">
        <w:rPr>
          <w:b/>
        </w:rPr>
        <w:t>o</w:t>
      </w:r>
      <w:proofErr w:type="gramEnd"/>
      <w:r w:rsidRPr="00307C1B">
        <w:rPr>
          <w:b/>
        </w:rPr>
        <w:t xml:space="preserve"> be System</w:t>
      </w:r>
      <w:bookmarkEnd w:id="98"/>
    </w:p>
    <w:p w14:paraId="33412197" w14:textId="777777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to develop automated </w:t>
      </w:r>
      <w:r w:rsidR="00307C1B" w:rsidRPr="00A508CC">
        <w:rPr>
          <w:rFonts w:ascii="Times New Roman" w:hAnsi="Times New Roman" w:cs="Times New Roman"/>
          <w:sz w:val="24"/>
          <w:szCs w:val="24"/>
          <w:highlight w:val="yellow"/>
          <w:rPrChange w:id="99" w:author="Matiar Rahman" w:date="2017-01-17T19:59:00Z">
            <w:rPr>
              <w:rFonts w:ascii="Times New Roman" w:hAnsi="Times New Roman" w:cs="Times New Roman"/>
              <w:sz w:val="24"/>
              <w:szCs w:val="24"/>
            </w:rPr>
          </w:rPrChange>
        </w:rPr>
        <w:t>attendance system</w:t>
      </w:r>
      <w:r w:rsidR="00307C1B" w:rsidRPr="00543273">
        <w:rPr>
          <w:rFonts w:ascii="Times New Roman" w:hAnsi="Times New Roman" w:cs="Times New Roman"/>
          <w:sz w:val="24"/>
          <w:szCs w:val="24"/>
        </w:rPr>
        <w:t xml:space="preserve"> in order to track employees’ attendance and regularity.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77777777" w:rsidR="00404F50" w:rsidRDefault="00404F50" w:rsidP="00307C1B">
      <w:pPr>
        <w:pStyle w:val="ListParagraph"/>
        <w:numPr>
          <w:ilvl w:val="0"/>
          <w:numId w:val="16"/>
        </w:numPr>
        <w:rPr>
          <w:rFonts w:ascii="Times New Roman" w:hAnsi="Times New Roman" w:cs="Times New Roman"/>
          <w:sz w:val="24"/>
          <w:szCs w:val="24"/>
        </w:rPr>
      </w:pPr>
      <w:r w:rsidRPr="00BD73DC">
        <w:rPr>
          <w:rFonts w:ascii="Times New Roman" w:hAnsi="Times New Roman" w:cs="Times New Roman"/>
          <w:sz w:val="24"/>
          <w:szCs w:val="24"/>
          <w:highlight w:val="yellow"/>
          <w:rPrChange w:id="100" w:author="Matiar Rahman" w:date="2017-01-17T19:59:00Z">
            <w:rPr>
              <w:rFonts w:ascii="Times New Roman" w:hAnsi="Times New Roman" w:cs="Times New Roman"/>
              <w:sz w:val="24"/>
              <w:szCs w:val="24"/>
            </w:rPr>
          </w:rPrChange>
        </w:rPr>
        <w:t>Roster will be generated monthly. It can be generated at any time but it will always count the period from (26</w:t>
      </w:r>
      <w:r w:rsidRPr="00BD73DC">
        <w:rPr>
          <w:rFonts w:ascii="Times New Roman" w:hAnsi="Times New Roman" w:cs="Times New Roman"/>
          <w:sz w:val="24"/>
          <w:szCs w:val="24"/>
          <w:highlight w:val="yellow"/>
          <w:vertAlign w:val="superscript"/>
          <w:rPrChange w:id="101" w:author="Matiar Rahman" w:date="2017-01-17T19:59:00Z">
            <w:rPr>
              <w:rFonts w:ascii="Times New Roman" w:hAnsi="Times New Roman" w:cs="Times New Roman"/>
              <w:sz w:val="24"/>
              <w:szCs w:val="24"/>
              <w:vertAlign w:val="superscript"/>
            </w:rPr>
          </w:rPrChange>
        </w:rPr>
        <w:t>th</w:t>
      </w:r>
      <w:r w:rsidRPr="00BD73DC">
        <w:rPr>
          <w:rFonts w:ascii="Times New Roman" w:hAnsi="Times New Roman" w:cs="Times New Roman"/>
          <w:sz w:val="24"/>
          <w:szCs w:val="24"/>
          <w:highlight w:val="yellow"/>
          <w:rPrChange w:id="102" w:author="Matiar Rahman" w:date="2017-01-17T19:59:00Z">
            <w:rPr>
              <w:rFonts w:ascii="Times New Roman" w:hAnsi="Times New Roman" w:cs="Times New Roman"/>
              <w:sz w:val="24"/>
              <w:szCs w:val="24"/>
            </w:rPr>
          </w:rPrChange>
        </w:rPr>
        <w:t xml:space="preserve"> to 25</w:t>
      </w:r>
      <w:r w:rsidRPr="00BD73DC">
        <w:rPr>
          <w:rFonts w:ascii="Times New Roman" w:hAnsi="Times New Roman" w:cs="Times New Roman"/>
          <w:sz w:val="24"/>
          <w:szCs w:val="24"/>
          <w:highlight w:val="yellow"/>
          <w:vertAlign w:val="superscript"/>
          <w:rPrChange w:id="103" w:author="Matiar Rahman" w:date="2017-01-17T19:59:00Z">
            <w:rPr>
              <w:rFonts w:ascii="Times New Roman" w:hAnsi="Times New Roman" w:cs="Times New Roman"/>
              <w:sz w:val="24"/>
              <w:szCs w:val="24"/>
              <w:vertAlign w:val="superscript"/>
            </w:rPr>
          </w:rPrChange>
        </w:rPr>
        <w:t>th</w:t>
      </w:r>
      <w:r w:rsidRPr="00BD73DC">
        <w:rPr>
          <w:rFonts w:ascii="Times New Roman" w:hAnsi="Times New Roman" w:cs="Times New Roman"/>
          <w:sz w:val="24"/>
          <w:szCs w:val="24"/>
          <w:highlight w:val="yellow"/>
          <w:rPrChange w:id="104" w:author="Matiar Rahman" w:date="2017-01-17T19:59:00Z">
            <w:rPr>
              <w:rFonts w:ascii="Times New Roman" w:hAnsi="Times New Roman" w:cs="Times New Roman"/>
              <w:sz w:val="24"/>
              <w:szCs w:val="24"/>
            </w:rPr>
          </w:rPrChange>
        </w:rPr>
        <w:t xml:space="preserve"> of any month).</w:t>
      </w:r>
      <w:r w:rsidR="009D6F34" w:rsidRPr="00BD73DC">
        <w:rPr>
          <w:rFonts w:ascii="Times New Roman" w:hAnsi="Times New Roman" w:cs="Times New Roman"/>
          <w:sz w:val="24"/>
          <w:szCs w:val="24"/>
          <w:highlight w:val="yellow"/>
          <w:rPrChange w:id="105" w:author="Matiar Rahman" w:date="2017-01-17T19:59:00Z">
            <w:rPr>
              <w:rFonts w:ascii="Times New Roman" w:hAnsi="Times New Roman" w:cs="Times New Roman"/>
              <w:sz w:val="24"/>
              <w:szCs w:val="24"/>
            </w:rPr>
          </w:rPrChange>
        </w:rPr>
        <w:t xml:space="preserve"> It can </w:t>
      </w:r>
      <w:r w:rsidR="004A13EA" w:rsidRPr="00BD73DC">
        <w:rPr>
          <w:rFonts w:ascii="Times New Roman" w:hAnsi="Times New Roman" w:cs="Times New Roman"/>
          <w:sz w:val="24"/>
          <w:szCs w:val="24"/>
          <w:highlight w:val="yellow"/>
          <w:rPrChange w:id="106" w:author="Matiar Rahman" w:date="2017-01-17T19:59:00Z">
            <w:rPr>
              <w:rFonts w:ascii="Times New Roman" w:hAnsi="Times New Roman" w:cs="Times New Roman"/>
              <w:sz w:val="24"/>
              <w:szCs w:val="24"/>
            </w:rPr>
          </w:rPrChange>
        </w:rPr>
        <w:t xml:space="preserve">be </w:t>
      </w:r>
      <w:r w:rsidR="009D6F34" w:rsidRPr="00BD73DC">
        <w:rPr>
          <w:rFonts w:ascii="Times New Roman" w:hAnsi="Times New Roman" w:cs="Times New Roman"/>
          <w:sz w:val="24"/>
          <w:szCs w:val="24"/>
          <w:highlight w:val="yellow"/>
          <w:rPrChange w:id="107" w:author="Matiar Rahman" w:date="2017-01-17T19:59:00Z">
            <w:rPr>
              <w:rFonts w:ascii="Times New Roman" w:hAnsi="Times New Roman" w:cs="Times New Roman"/>
              <w:sz w:val="24"/>
              <w:szCs w:val="24"/>
            </w:rPr>
          </w:rPrChange>
        </w:rPr>
        <w:t>configure</w:t>
      </w:r>
      <w:r w:rsidR="002D395F" w:rsidRPr="00BD73DC">
        <w:rPr>
          <w:rFonts w:ascii="Times New Roman" w:hAnsi="Times New Roman" w:cs="Times New Roman"/>
          <w:sz w:val="24"/>
          <w:szCs w:val="24"/>
          <w:highlight w:val="yellow"/>
          <w:rPrChange w:id="108" w:author="Matiar Rahman" w:date="2017-01-17T19:59:00Z">
            <w:rPr>
              <w:rFonts w:ascii="Times New Roman" w:hAnsi="Times New Roman" w:cs="Times New Roman"/>
              <w:sz w:val="24"/>
              <w:szCs w:val="24"/>
            </w:rPr>
          </w:rPrChange>
        </w:rPr>
        <w:t>d</w:t>
      </w:r>
      <w:r w:rsidR="009D6F34" w:rsidRPr="00BD73DC">
        <w:rPr>
          <w:rFonts w:ascii="Times New Roman" w:hAnsi="Times New Roman" w:cs="Times New Roman"/>
          <w:sz w:val="24"/>
          <w:szCs w:val="24"/>
          <w:highlight w:val="yellow"/>
          <w:rPrChange w:id="109" w:author="Matiar Rahman" w:date="2017-01-17T19:59:00Z">
            <w:rPr>
              <w:rFonts w:ascii="Times New Roman" w:hAnsi="Times New Roman" w:cs="Times New Roman"/>
              <w:sz w:val="24"/>
              <w:szCs w:val="24"/>
            </w:rPr>
          </w:rPrChange>
        </w:rPr>
        <w:t xml:space="preserve"> dynamically.</w:t>
      </w:r>
    </w:p>
    <w:p w14:paraId="72FABD71"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lastRenderedPageBreak/>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77777777" w:rsidR="008303FC" w:rsidRDefault="00042851" w:rsidP="00EF1D20">
      <w:pPr>
        <w:ind w:left="720"/>
      </w:pPr>
      <w:r>
        <w:object w:dxaOrig="5694" w:dyaOrig="8483" w14:anchorId="20E13801">
          <v:shape id="_x0000_i1027" type="#_x0000_t75" style="width:411pt;height:265.5pt" o:ole="">
            <v:imagedata r:id="rId23" o:title=""/>
          </v:shape>
          <o:OLEObject Type="Embed" ProgID="Visio.Drawing.11" ShapeID="_x0000_i1027" DrawAspect="Content" ObjectID="_1546189229" r:id="rId24"/>
        </w:object>
      </w:r>
    </w:p>
    <w:p w14:paraId="030FD4BB" w14:textId="77777777" w:rsidR="001C2236" w:rsidRDefault="001C2236" w:rsidP="001C2236">
      <w:pPr>
        <w:ind w:left="720"/>
      </w:pPr>
      <w:r w:rsidRPr="001C2236">
        <w:rPr>
          <w:b/>
        </w:rPr>
        <w:t xml:space="preserve">                                                  Fig:</w:t>
      </w:r>
      <w:r>
        <w:t xml:space="preserve"> Shift Change Request Process</w:t>
      </w:r>
    </w:p>
    <w:p w14:paraId="1160ACB4" w14:textId="77777777" w:rsidR="008303FC" w:rsidRPr="008303FC" w:rsidRDefault="008303FC" w:rsidP="008303FC">
      <w:pPr>
        <w:pStyle w:val="Heading2"/>
        <w:rPr>
          <w:b/>
        </w:rPr>
      </w:pPr>
      <w:bookmarkStart w:id="110" w:name="_Toc471908405"/>
      <w:r w:rsidRPr="008303FC">
        <w:rPr>
          <w:b/>
        </w:rPr>
        <w:t>3.6 Payroll Management</w:t>
      </w:r>
      <w:bookmarkEnd w:id="110"/>
    </w:p>
    <w:p w14:paraId="44CE33A9" w14:textId="77777777" w:rsidR="008303FC" w:rsidRPr="008303FC" w:rsidRDefault="008303FC" w:rsidP="008303FC">
      <w:pPr>
        <w:pStyle w:val="Heading3"/>
        <w:rPr>
          <w:b/>
        </w:rPr>
      </w:pPr>
      <w:bookmarkStart w:id="111" w:name="_Toc471908406"/>
      <w:r w:rsidRPr="008303FC">
        <w:rPr>
          <w:b/>
        </w:rPr>
        <w:t>3.6.1 Module Overview</w:t>
      </w:r>
      <w:bookmarkEnd w:id="111"/>
    </w:p>
    <w:p w14:paraId="35A0A2B4" w14:textId="34E9416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is </w:t>
      </w:r>
      <w:ins w:id="112" w:author="Matiar Rahman" w:date="2017-01-17T20:00:00Z">
        <w:r w:rsidR="00E901D5">
          <w:rPr>
            <w:rFonts w:ascii="Times New Roman" w:hAnsi="Times New Roman" w:cs="Times New Roman"/>
            <w:color w:val="auto"/>
            <w:sz w:val="24"/>
            <w:szCs w:val="24"/>
          </w:rPr>
          <w:t xml:space="preserve">the core part of </w:t>
        </w:r>
      </w:ins>
      <w:del w:id="113" w:author="Matiar Rahman" w:date="2017-01-17T20:00:00Z">
        <w:r w:rsidRPr="00731B53" w:rsidDel="00E901D5">
          <w:rPr>
            <w:rFonts w:ascii="Times New Roman" w:hAnsi="Times New Roman" w:cs="Times New Roman"/>
            <w:color w:val="auto"/>
            <w:sz w:val="24"/>
            <w:szCs w:val="24"/>
          </w:rPr>
          <w:delText xml:space="preserve">slightly different from </w:delText>
        </w:r>
      </w:del>
      <w:r w:rsidRPr="00731B53">
        <w:rPr>
          <w:rFonts w:ascii="Times New Roman" w:hAnsi="Times New Roman" w:cs="Times New Roman"/>
          <w:color w:val="auto"/>
          <w:sz w:val="24"/>
          <w:szCs w:val="24"/>
        </w:rPr>
        <w:t>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77777777" w:rsidR="008303FC" w:rsidRDefault="008303FC" w:rsidP="008303FC">
      <w:pPr>
        <w:jc w:val="both"/>
        <w:rPr>
          <w:color w:val="auto"/>
        </w:rPr>
      </w:pPr>
      <w:r w:rsidRPr="004C7510">
        <w:rPr>
          <w:rFonts w:ascii="Times New Roman" w:hAnsi="Times New Roman" w:cs="Times New Roman"/>
          <w:color w:val="auto"/>
          <w:sz w:val="24"/>
          <w:szCs w:val="24"/>
          <w:highlight w:val="yellow"/>
          <w:rPrChange w:id="114" w:author="Matiar Rahman" w:date="2017-01-17T20:01:00Z">
            <w:rPr>
              <w:rFonts w:ascii="Times New Roman" w:hAnsi="Times New Roman" w:cs="Times New Roman"/>
              <w:color w:val="auto"/>
              <w:sz w:val="24"/>
              <w:szCs w:val="24"/>
            </w:rPr>
          </w:rPrChange>
        </w:rPr>
        <w:t>HR Payroll system alone &amp; its ERP System software is an assist for HR professionals’ to identify, evaluate &amp; select employees.</w:t>
      </w:r>
      <w:r w:rsidRPr="00731B53">
        <w:rPr>
          <w:rFonts w:ascii="Times New Roman" w:hAnsi="Times New Roman" w:cs="Times New Roman"/>
          <w:color w:val="auto"/>
          <w:sz w:val="24"/>
          <w:szCs w:val="24"/>
        </w:rPr>
        <w:t xml:space="preserve"> </w:t>
      </w:r>
      <w:r w:rsidRPr="000A3E4F">
        <w:rPr>
          <w:rFonts w:ascii="Times New Roman" w:hAnsi="Times New Roman" w:cs="Times New Roman"/>
          <w:color w:val="auto"/>
          <w:sz w:val="24"/>
          <w:szCs w:val="24"/>
          <w:highlight w:val="yellow"/>
          <w:rPrChange w:id="115" w:author="Matiar Rahman" w:date="2017-01-17T20:05:00Z">
            <w:rPr>
              <w:rFonts w:ascii="Times New Roman" w:hAnsi="Times New Roman" w:cs="Times New Roman"/>
              <w:color w:val="auto"/>
              <w:sz w:val="24"/>
              <w:szCs w:val="24"/>
            </w:rPr>
          </w:rPrChange>
        </w:rPr>
        <w:t>This system is basically designed &amp; developed in a way to help HR experts after a deep feedback about system’s requirement document</w:t>
      </w:r>
      <w:r w:rsidRPr="00731B53">
        <w:rPr>
          <w:rFonts w:ascii="Times New Roman" w:hAnsi="Times New Roman" w:cs="Times New Roman"/>
          <w:color w:val="auto"/>
          <w:sz w:val="24"/>
          <w:szCs w:val="24"/>
        </w:rPr>
        <w:t>. Their requirements &amp; instructions have made it extraordinary from rest of software’s list. It is integrated Sub Modules are below:</w:t>
      </w:r>
    </w:p>
    <w:p w14:paraId="6E799191" w14:textId="77777777" w:rsidR="008303FC" w:rsidRDefault="008303FC" w:rsidP="008303FC">
      <w:pPr>
        <w:jc w:val="center"/>
        <w:rPr>
          <w:color w:val="auto"/>
        </w:rPr>
      </w:pPr>
      <w:r w:rsidRPr="00B363AD">
        <w:rPr>
          <w:noProof/>
        </w:rPr>
        <w:lastRenderedPageBreak/>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77777777"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14:paraId="47899B48" w14:textId="07E210B5"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The proposed payroll sub module includes a generic payroll engine that handles everything required to compute HR salary slips, the taxes to pay</w:t>
      </w:r>
      <w:del w:id="116" w:author="Matiar Rahman" w:date="2017-01-17T20:06:00Z">
        <w:r w:rsidRPr="00F56861" w:rsidDel="000A3E4F">
          <w:rPr>
            <w:rFonts w:ascii="Times New Roman" w:hAnsi="Times New Roman" w:cs="Times New Roman"/>
            <w:color w:val="auto"/>
            <w:sz w:val="24"/>
            <w:szCs w:val="24"/>
          </w:rPr>
          <w:delText>,</w:delText>
        </w:r>
      </w:del>
      <w:r w:rsidRPr="00F56861">
        <w:rPr>
          <w:rFonts w:ascii="Times New Roman" w:hAnsi="Times New Roman" w:cs="Times New Roman"/>
          <w:color w:val="auto"/>
          <w:sz w:val="24"/>
          <w:szCs w:val="24"/>
        </w:rPr>
        <w:t xml:space="preserve">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 xml:space="preserve">can manage company's payroll by using this sub module. </w:t>
      </w:r>
      <w:r w:rsidRPr="00E35939">
        <w:rPr>
          <w:rFonts w:ascii="Times New Roman" w:hAnsi="Times New Roman" w:cs="Times New Roman"/>
          <w:color w:val="auto"/>
          <w:sz w:val="24"/>
          <w:szCs w:val="24"/>
          <w:highlight w:val="yellow"/>
          <w:rPrChange w:id="117" w:author="Matiar Rahman" w:date="2017-01-17T20:07:00Z">
            <w:rPr>
              <w:rFonts w:ascii="Times New Roman" w:hAnsi="Times New Roman" w:cs="Times New Roman"/>
              <w:color w:val="auto"/>
              <w:sz w:val="24"/>
              <w:szCs w:val="24"/>
            </w:rPr>
          </w:rPrChange>
        </w:rPr>
        <w:t xml:space="preserve">Proposed payroll </w:t>
      </w:r>
      <w:ins w:id="118" w:author="Matiar Rahman" w:date="2017-01-17T20:13:00Z">
        <w:r w:rsidR="00E35939">
          <w:rPr>
            <w:rFonts w:ascii="Times New Roman" w:hAnsi="Times New Roman" w:cs="Times New Roman"/>
            <w:color w:val="auto"/>
            <w:sz w:val="24"/>
            <w:szCs w:val="24"/>
            <w:highlight w:val="yellow"/>
          </w:rPr>
          <w:t xml:space="preserve">period </w:t>
        </w:r>
      </w:ins>
      <w:r w:rsidRPr="00E35939">
        <w:rPr>
          <w:rFonts w:ascii="Times New Roman" w:hAnsi="Times New Roman" w:cs="Times New Roman"/>
          <w:color w:val="auto"/>
          <w:sz w:val="24"/>
          <w:szCs w:val="24"/>
          <w:highlight w:val="yellow"/>
          <w:rPrChange w:id="119" w:author="Matiar Rahman" w:date="2017-01-17T20:07:00Z">
            <w:rPr>
              <w:rFonts w:ascii="Times New Roman" w:hAnsi="Times New Roman" w:cs="Times New Roman"/>
              <w:color w:val="auto"/>
              <w:sz w:val="24"/>
              <w:szCs w:val="24"/>
            </w:rPr>
          </w:rPrChange>
        </w:rPr>
        <w:t xml:space="preserve">can differ from one </w:t>
      </w:r>
      <w:del w:id="120" w:author="Matiar Rahman" w:date="2017-01-17T20:13:00Z">
        <w:r w:rsidRPr="00E35939" w:rsidDel="00E35939">
          <w:rPr>
            <w:rFonts w:ascii="Times New Roman" w:hAnsi="Times New Roman" w:cs="Times New Roman"/>
            <w:color w:val="auto"/>
            <w:sz w:val="24"/>
            <w:szCs w:val="24"/>
            <w:highlight w:val="yellow"/>
            <w:rPrChange w:id="121" w:author="Matiar Rahman" w:date="2017-01-17T20:07:00Z">
              <w:rPr>
                <w:rFonts w:ascii="Times New Roman" w:hAnsi="Times New Roman" w:cs="Times New Roman"/>
                <w:color w:val="auto"/>
                <w:sz w:val="24"/>
                <w:szCs w:val="24"/>
              </w:rPr>
            </w:rPrChange>
          </w:rPr>
          <w:delText xml:space="preserve">pay </w:delText>
        </w:r>
      </w:del>
      <w:r w:rsidRPr="00E35939">
        <w:rPr>
          <w:rFonts w:ascii="Times New Roman" w:hAnsi="Times New Roman" w:cs="Times New Roman"/>
          <w:color w:val="auto"/>
          <w:sz w:val="24"/>
          <w:szCs w:val="24"/>
          <w:highlight w:val="yellow"/>
          <w:rPrChange w:id="122" w:author="Matiar Rahman" w:date="2017-01-17T20:07:00Z">
            <w:rPr>
              <w:rFonts w:ascii="Times New Roman" w:hAnsi="Times New Roman" w:cs="Times New Roman"/>
              <w:color w:val="auto"/>
              <w:sz w:val="24"/>
              <w:szCs w:val="24"/>
            </w:rPr>
          </w:rPrChange>
        </w:rPr>
        <w:t>period to</w:t>
      </w:r>
      <w:r w:rsidR="00EF1D20" w:rsidRPr="00E35939">
        <w:rPr>
          <w:rFonts w:ascii="Times New Roman" w:hAnsi="Times New Roman" w:cs="Times New Roman"/>
          <w:color w:val="auto"/>
          <w:sz w:val="24"/>
          <w:szCs w:val="24"/>
          <w:highlight w:val="yellow"/>
          <w:rPrChange w:id="123" w:author="Matiar Rahman" w:date="2017-01-17T20:07:00Z">
            <w:rPr>
              <w:rFonts w:ascii="Times New Roman" w:hAnsi="Times New Roman" w:cs="Times New Roman"/>
              <w:color w:val="auto"/>
              <w:sz w:val="24"/>
              <w:szCs w:val="24"/>
            </w:rPr>
          </w:rPrChange>
        </w:rPr>
        <w:t xml:space="preserve"> another </w:t>
      </w:r>
      <w:bookmarkStart w:id="124" w:name="_GoBack"/>
      <w:bookmarkEnd w:id="124"/>
      <w:r w:rsidR="00EF1D20" w:rsidRPr="00E35939">
        <w:rPr>
          <w:rFonts w:ascii="Times New Roman" w:hAnsi="Times New Roman" w:cs="Times New Roman"/>
          <w:color w:val="auto"/>
          <w:sz w:val="24"/>
          <w:szCs w:val="24"/>
          <w:highlight w:val="yellow"/>
          <w:rPrChange w:id="125" w:author="Matiar Rahman" w:date="2017-01-17T20:07:00Z">
            <w:rPr>
              <w:rFonts w:ascii="Times New Roman" w:hAnsi="Times New Roman" w:cs="Times New Roman"/>
              <w:color w:val="auto"/>
              <w:sz w:val="24"/>
              <w:szCs w:val="24"/>
            </w:rPr>
          </w:rPrChange>
        </w:rPr>
        <w:t xml:space="preserve">due to overtime </w:t>
      </w:r>
      <w:r w:rsidRPr="00E35939">
        <w:rPr>
          <w:rFonts w:ascii="Times New Roman" w:hAnsi="Times New Roman" w:cs="Times New Roman"/>
          <w:color w:val="auto"/>
          <w:sz w:val="24"/>
          <w:szCs w:val="24"/>
          <w:highlight w:val="yellow"/>
          <w:rPrChange w:id="126" w:author="Matiar Rahman" w:date="2017-01-17T20:07:00Z">
            <w:rPr>
              <w:rFonts w:ascii="Times New Roman" w:hAnsi="Times New Roman" w:cs="Times New Roman"/>
              <w:color w:val="auto"/>
              <w:sz w:val="24"/>
              <w:szCs w:val="24"/>
            </w:rPr>
          </w:rPrChange>
        </w:rPr>
        <w:t>and other variables</w:t>
      </w:r>
      <w:r w:rsidRPr="00F56861">
        <w:rPr>
          <w:rFonts w:ascii="Times New Roman" w:hAnsi="Times New Roman" w:cs="Times New Roman"/>
          <w:color w:val="auto"/>
          <w:sz w:val="24"/>
          <w:szCs w:val="24"/>
        </w:rPr>
        <w:t>.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127" w:name="_Toc471908407"/>
      <w:r w:rsidRPr="008303FC">
        <w:rPr>
          <w:b/>
        </w:rPr>
        <w:t>3.6.2 To Be System:</w:t>
      </w:r>
      <w:bookmarkEnd w:id="127"/>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lastRenderedPageBreak/>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77777777"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proofErr w:type="spellStart"/>
      <w:r w:rsidRPr="00284D5B">
        <w:rPr>
          <w:rFonts w:ascii="Times New Roman" w:hAnsi="Times New Roman" w:cs="Times New Roman"/>
          <w:sz w:val="24"/>
          <w:szCs w:val="24"/>
        </w:rPr>
        <w:t>etc</w:t>
      </w:r>
      <w:proofErr w:type="spellEnd"/>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1311B0" w:rsidRDefault="008303FC" w:rsidP="008303FC">
      <w:pPr>
        <w:rPr>
          <w:rFonts w:ascii="Times New Roman" w:hAnsi="Times New Roman" w:cs="Times New Roman"/>
          <w:b/>
          <w:sz w:val="24"/>
          <w:szCs w:val="24"/>
        </w:rPr>
      </w:pPr>
      <w:r w:rsidRPr="001311B0">
        <w:rPr>
          <w:rFonts w:ascii="Times New Roman" w:hAnsi="Times New Roman" w:cs="Times New Roman"/>
          <w:b/>
          <w:sz w:val="24"/>
          <w:szCs w:val="24"/>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lastRenderedPageBreak/>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12459F9F"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14:paraId="1409600B" w14:textId="77777777" w:rsidR="008303FC" w:rsidRPr="004166BD" w:rsidRDefault="008303FC" w:rsidP="008303FC">
      <w:pPr>
        <w:rPr>
          <w:rFonts w:ascii="Times New Roman" w:hAnsi="Times New Roman" w:cs="Times New Roman"/>
          <w:b/>
          <w:sz w:val="24"/>
          <w:szCs w:val="24"/>
        </w:rPr>
      </w:pPr>
      <w:r w:rsidRPr="004166BD">
        <w:rPr>
          <w:rFonts w:ascii="Times New Roman" w:hAnsi="Times New Roman" w:cs="Times New Roman"/>
          <w:b/>
          <w:sz w:val="24"/>
          <w:szCs w:val="24"/>
        </w:rPr>
        <w:t xml:space="preserve">Employee </w:t>
      </w:r>
      <w:r w:rsidR="00EB1B28">
        <w:rPr>
          <w:rFonts w:ascii="Times New Roman" w:hAnsi="Times New Roman" w:cs="Times New Roman"/>
          <w:b/>
          <w:sz w:val="24"/>
          <w:szCs w:val="24"/>
        </w:rPr>
        <w:t>P</w:t>
      </w:r>
      <w:r w:rsidR="00EB1B28" w:rsidRPr="004166BD">
        <w:rPr>
          <w:rFonts w:ascii="Times New Roman" w:hAnsi="Times New Roman" w:cs="Times New Roman"/>
          <w:b/>
          <w:sz w:val="24"/>
          <w:szCs w:val="24"/>
        </w:rPr>
        <w:t>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5FBD45E0" w14:textId="77777777" w:rsidR="00B21D30" w:rsidRDefault="00B21D30" w:rsidP="008303FC">
      <w:pPr>
        <w:jc w:val="both"/>
        <w:rPr>
          <w:rFonts w:ascii="Times New Roman" w:hAnsi="Times New Roman" w:cs="Times New Roman"/>
          <w:sz w:val="24"/>
          <w:szCs w:val="24"/>
        </w:rPr>
      </w:pPr>
    </w:p>
    <w:p w14:paraId="7B2E8940" w14:textId="77777777" w:rsidR="00B21D30" w:rsidRDefault="00B21D30" w:rsidP="008303FC">
      <w:pPr>
        <w:jc w:val="both"/>
        <w:rPr>
          <w:rFonts w:ascii="Times New Roman" w:hAnsi="Times New Roman" w:cs="Times New Roman"/>
          <w:sz w:val="24"/>
          <w:szCs w:val="24"/>
        </w:rPr>
      </w:pPr>
    </w:p>
    <w:p w14:paraId="43544526" w14:textId="77777777" w:rsidR="00B21D30" w:rsidRDefault="00B21D30"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128" w:name="_Toc471908408"/>
      <w:r>
        <w:rPr>
          <w:b/>
        </w:rPr>
        <w:t xml:space="preserve">3.7 </w:t>
      </w:r>
      <w:r w:rsidRPr="00B21D30">
        <w:rPr>
          <w:b/>
        </w:rPr>
        <w:t>Employee Advance Salary Process</w:t>
      </w:r>
      <w:bookmarkEnd w:id="128"/>
    </w:p>
    <w:p w14:paraId="30F43ACF" w14:textId="77777777" w:rsidR="00B21D30" w:rsidRDefault="00B21D30" w:rsidP="00B21D30">
      <w:pPr>
        <w:pStyle w:val="Heading3"/>
        <w:rPr>
          <w:b/>
        </w:rPr>
      </w:pPr>
      <w:bookmarkStart w:id="129" w:name="_Toc471908409"/>
      <w:r w:rsidRPr="00B21D30">
        <w:rPr>
          <w:b/>
        </w:rPr>
        <w:t>3.7.1 Module Overview</w:t>
      </w:r>
      <w:bookmarkEnd w:id="129"/>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bookmarkStart w:id="130" w:name="_Toc471908410"/>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r w:rsidRPr="00E63C2C">
        <w:rPr>
          <w:b/>
        </w:rPr>
        <w:lastRenderedPageBreak/>
        <w:t xml:space="preserve">3.7.2 </w:t>
      </w:r>
      <w:proofErr w:type="gramStart"/>
      <w:r w:rsidRPr="00E63C2C">
        <w:rPr>
          <w:b/>
        </w:rPr>
        <w:t>To</w:t>
      </w:r>
      <w:proofErr w:type="gramEnd"/>
      <w:r w:rsidRPr="00E63C2C">
        <w:rPr>
          <w:b/>
        </w:rPr>
        <w:t xml:space="preserve"> Be System</w:t>
      </w:r>
      <w:bookmarkEnd w:id="130"/>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5F1575">
      <w:pPr>
        <w:ind w:left="720"/>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77777777" w:rsidR="005F1575" w:rsidRPr="005F1575" w:rsidRDefault="005F1575" w:rsidP="000C62FC">
      <w:r w:rsidRPr="005F1575">
        <w:rPr>
          <w:b/>
        </w:rPr>
        <w:t xml:space="preserve">                                           </w:t>
      </w:r>
      <w:r>
        <w:rPr>
          <w:b/>
        </w:rPr>
        <w:t xml:space="preserve">                            </w:t>
      </w:r>
      <w:r w:rsidRPr="005F1575">
        <w:rPr>
          <w:b/>
        </w:rPr>
        <w:t xml:space="preserve"> Fig:</w:t>
      </w:r>
      <w:r>
        <w:rPr>
          <w:b/>
        </w:rPr>
        <w:t xml:space="preserve"> </w:t>
      </w:r>
      <w:r>
        <w:t>Employee Advance Salary Process</w:t>
      </w:r>
    </w:p>
    <w:p w14:paraId="6B5D11F3" w14:textId="77777777" w:rsidR="00F724E7" w:rsidRDefault="00F724E7" w:rsidP="005A23FA">
      <w:pPr>
        <w:ind w:left="1440"/>
      </w:pPr>
    </w:p>
    <w:p w14:paraId="6C868F3C" w14:textId="77777777" w:rsidR="00F724E7" w:rsidRDefault="00F724E7" w:rsidP="005A23FA">
      <w:pPr>
        <w:ind w:left="1440"/>
      </w:pPr>
    </w:p>
    <w:p w14:paraId="0131E9A9" w14:textId="77777777" w:rsidR="00546302" w:rsidRDefault="00A72AF8" w:rsidP="00546302">
      <w:pPr>
        <w:pStyle w:val="Heading2"/>
        <w:rPr>
          <w:b/>
        </w:rPr>
      </w:pPr>
      <w:bookmarkStart w:id="131" w:name="_Toc471908411"/>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131"/>
    </w:p>
    <w:p w14:paraId="72DDAB6B" w14:textId="77777777" w:rsidR="00546302" w:rsidRDefault="00546302" w:rsidP="00546302">
      <w:pPr>
        <w:pStyle w:val="Heading3"/>
        <w:rPr>
          <w:b/>
        </w:rPr>
      </w:pPr>
      <w:r w:rsidRPr="00546302">
        <w:rPr>
          <w:b/>
        </w:rPr>
        <w:t xml:space="preserve"> </w:t>
      </w:r>
      <w:bookmarkStart w:id="132" w:name="_Toc471908412"/>
      <w:r w:rsidR="00A72AF8">
        <w:rPr>
          <w:b/>
        </w:rPr>
        <w:t>3.8</w:t>
      </w:r>
      <w:r w:rsidRPr="00546302">
        <w:rPr>
          <w:b/>
        </w:rPr>
        <w:t>.1 Module Overview</w:t>
      </w:r>
      <w:bookmarkEnd w:id="132"/>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133" w:name="_Toc471908413"/>
      <w:r>
        <w:rPr>
          <w:b/>
        </w:rPr>
        <w:t>3.8</w:t>
      </w:r>
      <w:r w:rsidR="00285CE7" w:rsidRPr="00285CE7">
        <w:rPr>
          <w:b/>
        </w:rPr>
        <w:t>.2 To Be system</w:t>
      </w:r>
      <w:bookmarkEnd w:id="133"/>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lastRenderedPageBreak/>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2707BB3D" w14:textId="77777777" w:rsidR="009E3C55" w:rsidRPr="007A5F81" w:rsidRDefault="009E3C55" w:rsidP="007A5F81">
      <w:pPr>
        <w:rPr>
          <w:rFonts w:ascii="Times New Roman" w:hAnsi="Times New Roman" w:cs="Times New Roman"/>
          <w:color w:val="000000" w:themeColor="text1"/>
          <w:sz w:val="24"/>
          <w:szCs w:val="24"/>
        </w:rPr>
      </w:pPr>
    </w:p>
    <w:p w14:paraId="6EA6E701" w14:textId="77777777" w:rsidR="008C4EC2" w:rsidRDefault="00A72AF8" w:rsidP="008C4EC2">
      <w:pPr>
        <w:pStyle w:val="Heading2"/>
        <w:rPr>
          <w:b/>
        </w:rPr>
      </w:pPr>
      <w:bookmarkStart w:id="134" w:name="_Toc471908414"/>
      <w:r>
        <w:rPr>
          <w:b/>
        </w:rPr>
        <w:t>3.9</w:t>
      </w:r>
      <w:r w:rsidR="008C4EC2" w:rsidRPr="008C4EC2">
        <w:rPr>
          <w:b/>
        </w:rPr>
        <w:t xml:space="preserve"> Employee Loan</w:t>
      </w:r>
      <w:r w:rsidR="00D045F1">
        <w:rPr>
          <w:b/>
        </w:rPr>
        <w:t xml:space="preserve"> Manag</w:t>
      </w:r>
      <w:r w:rsidR="00060951">
        <w:rPr>
          <w:b/>
        </w:rPr>
        <w:t>e</w:t>
      </w:r>
      <w:r w:rsidR="00D045F1">
        <w:rPr>
          <w:b/>
        </w:rPr>
        <w:t>ment</w:t>
      </w:r>
      <w:bookmarkEnd w:id="134"/>
    </w:p>
    <w:p w14:paraId="13F8F505" w14:textId="77777777" w:rsidR="004A1589" w:rsidRDefault="00A72AF8" w:rsidP="004A1589">
      <w:pPr>
        <w:pStyle w:val="Heading3"/>
        <w:rPr>
          <w:b/>
        </w:rPr>
      </w:pPr>
      <w:bookmarkStart w:id="135" w:name="_Toc471908415"/>
      <w:r>
        <w:rPr>
          <w:b/>
        </w:rPr>
        <w:t>3.9</w:t>
      </w:r>
      <w:r w:rsidR="008C4EC2" w:rsidRPr="008C4EC2">
        <w:rPr>
          <w:b/>
        </w:rPr>
        <w:t>.1 Module overview</w:t>
      </w:r>
      <w:bookmarkEnd w:id="135"/>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0A4051F7" w14:textId="77777777"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14:paraId="609515E5" w14:textId="77777777" w:rsidR="00C1470B" w:rsidRPr="00740D36" w:rsidRDefault="00C1470B" w:rsidP="004A1589">
      <w:pPr>
        <w:pStyle w:val="NormalWeb"/>
        <w:shd w:val="clear" w:color="auto" w:fill="FFFFFF"/>
        <w:spacing w:after="0"/>
        <w:jc w:val="both"/>
      </w:pPr>
    </w:p>
    <w:p w14:paraId="5275CFA0" w14:textId="77777777" w:rsidR="00740D36" w:rsidRDefault="00A72AF8" w:rsidP="00740D36">
      <w:pPr>
        <w:pStyle w:val="Heading3"/>
        <w:rPr>
          <w:b/>
        </w:rPr>
      </w:pPr>
      <w:bookmarkStart w:id="136" w:name="_Toc471908416"/>
      <w:r>
        <w:rPr>
          <w:b/>
        </w:rPr>
        <w:t>3.9</w:t>
      </w:r>
      <w:r w:rsidR="00740D36">
        <w:rPr>
          <w:b/>
        </w:rPr>
        <w:t xml:space="preserve">.2 </w:t>
      </w:r>
      <w:proofErr w:type="gramStart"/>
      <w:r w:rsidR="00740D36">
        <w:rPr>
          <w:b/>
        </w:rPr>
        <w:t>To</w:t>
      </w:r>
      <w:proofErr w:type="gramEnd"/>
      <w:r w:rsidR="00740D36">
        <w:rPr>
          <w:b/>
        </w:rPr>
        <w:t xml:space="preserve"> Be System</w:t>
      </w:r>
      <w:bookmarkEnd w:id="136"/>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137" w:name="_Toc471908417"/>
      <w:r>
        <w:rPr>
          <w:b/>
        </w:rPr>
        <w:t>3.10</w:t>
      </w:r>
      <w:r w:rsidR="00B824BD" w:rsidRPr="00B824BD">
        <w:rPr>
          <w:b/>
        </w:rPr>
        <w:t xml:space="preserve"> Employee Benefits Management</w:t>
      </w:r>
      <w:bookmarkEnd w:id="137"/>
    </w:p>
    <w:p w14:paraId="78BFD533" w14:textId="77777777" w:rsidR="002E1A8B" w:rsidRPr="002E1A8B" w:rsidRDefault="00A72AF8" w:rsidP="0052077B">
      <w:pPr>
        <w:pStyle w:val="Heading3"/>
        <w:jc w:val="both"/>
        <w:rPr>
          <w:b/>
        </w:rPr>
      </w:pPr>
      <w:bookmarkStart w:id="138" w:name="_Toc471908418"/>
      <w:r>
        <w:rPr>
          <w:b/>
        </w:rPr>
        <w:t>3.10</w:t>
      </w:r>
      <w:r w:rsidR="002E1A8B" w:rsidRPr="002E1A8B">
        <w:rPr>
          <w:b/>
        </w:rPr>
        <w:t>.1 Module overview</w:t>
      </w:r>
      <w:bookmarkEnd w:id="138"/>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139" w:name="_Toc471908419"/>
      <w:r>
        <w:rPr>
          <w:b/>
        </w:rPr>
        <w:t>3.10</w:t>
      </w:r>
      <w:r w:rsidR="002D35F1" w:rsidRPr="002D35F1">
        <w:rPr>
          <w:b/>
        </w:rPr>
        <w:t>.2 To Be system</w:t>
      </w:r>
      <w:bookmarkEnd w:id="139"/>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p>
    <w:sectPr w:rsidR="00E347C7" w:rsidRPr="00BF746D" w:rsidSect="009F05E3">
      <w:headerReference w:type="default" r:id="rId28"/>
      <w:footerReference w:type="default" r:id="rId29"/>
      <w:pgSz w:w="12240" w:h="15840"/>
      <w:pgMar w:top="1440" w:right="1440" w:bottom="1440" w:left="990" w:header="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Matiar Rahman" w:date="2017-01-16T12:58:00Z" w:initials="MR">
    <w:p w14:paraId="12376FB5" w14:textId="77777777" w:rsidR="00E13717" w:rsidRDefault="00E13717">
      <w:pPr>
        <w:pStyle w:val="CommentText"/>
      </w:pPr>
      <w:r>
        <w:rPr>
          <w:rStyle w:val="CommentReference"/>
        </w:rPr>
        <w:annotationRef/>
      </w:r>
      <w:r>
        <w:t>Add line manager in process flow</w:t>
      </w:r>
    </w:p>
  </w:comment>
  <w:comment w:id="50" w:author="Matiar Rahman" w:date="2017-01-16T12:58:00Z" w:initials="MR">
    <w:p w14:paraId="73C53909" w14:textId="77777777" w:rsidR="00E13717" w:rsidRDefault="00E13717">
      <w:pPr>
        <w:pStyle w:val="CommentText"/>
      </w:pPr>
      <w:r>
        <w:rPr>
          <w:rStyle w:val="CommentReference"/>
        </w:rPr>
        <w:annotationRef/>
      </w:r>
      <w:r>
        <w:t>Add department head in process flow</w:t>
      </w:r>
    </w:p>
  </w:comment>
  <w:comment w:id="52" w:author="Matiar Rahman" w:date="2017-01-16T12:58:00Z" w:initials="MR">
    <w:p w14:paraId="7029F6A4" w14:textId="77777777" w:rsidR="00E13717" w:rsidRDefault="00E13717">
      <w:pPr>
        <w:pStyle w:val="CommentText"/>
      </w:pPr>
      <w:r>
        <w:rPr>
          <w:rStyle w:val="CommentReference"/>
        </w:rPr>
        <w:annotationRef/>
      </w:r>
    </w:p>
  </w:comment>
  <w:comment w:id="95" w:author="Matiar Rahman" w:date="2017-01-17T18:14:00Z" w:initials="MR">
    <w:p w14:paraId="537457F8" w14:textId="344B0284" w:rsidR="00933249" w:rsidRDefault="00933249">
      <w:pPr>
        <w:pStyle w:val="CommentText"/>
      </w:pPr>
      <w:r>
        <w:rPr>
          <w:rStyle w:val="CommentReference"/>
        </w:rPr>
        <w:annotationRef/>
      </w:r>
      <w:r>
        <w:t>The process should be called Manual Attendance Approval Process and the attendance will be approved by department manager and some cases by line manager.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376FB5" w15:done="0"/>
  <w15:commentEx w15:paraId="73C53909" w15:done="0"/>
  <w15:commentEx w15:paraId="7029F6A4" w15:done="0"/>
  <w15:commentEx w15:paraId="537457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946C4" w14:textId="77777777" w:rsidR="00AE04D7" w:rsidRDefault="00AE04D7">
      <w:pPr>
        <w:spacing w:after="0"/>
      </w:pPr>
      <w:r>
        <w:separator/>
      </w:r>
    </w:p>
  </w:endnote>
  <w:endnote w:type="continuationSeparator" w:id="0">
    <w:p w14:paraId="055AF71B" w14:textId="77777777" w:rsidR="00AE04D7" w:rsidRDefault="00AE04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1A61D1" w:rsidRDefault="001A61D1" w:rsidP="00F724E7">
    <w:pPr>
      <w:tabs>
        <w:tab w:val="center" w:pos="4500"/>
        <w:tab w:val="right" w:pos="8730"/>
      </w:tabs>
      <w:spacing w:after="288"/>
    </w:pPr>
    <w:r>
      <w:t>GW2/ERP/CRS</w:t>
    </w:r>
    <w:r w:rsidR="00336F4E">
      <w:t>/HR</w:t>
    </w:r>
    <w:r>
      <w:t xml:space="preserve">                                               Version 1.0                                                         Page </w:t>
    </w:r>
    <w:r>
      <w:fldChar w:fldCharType="begin"/>
    </w:r>
    <w:r>
      <w:instrText>PAGE</w:instrText>
    </w:r>
    <w:r>
      <w:fldChar w:fldCharType="separate"/>
    </w:r>
    <w:r w:rsidR="00E35939">
      <w:rPr>
        <w:noProof/>
      </w:rPr>
      <w:t>17</w:t>
    </w:r>
    <w:r>
      <w:fldChar w:fldCharType="end"/>
    </w:r>
    <w:r>
      <w:t xml:space="preserve"> of </w:t>
    </w:r>
    <w:r>
      <w:fldChar w:fldCharType="begin"/>
    </w:r>
    <w:r>
      <w:instrText>NUMPAGES</w:instrText>
    </w:r>
    <w:r>
      <w:fldChar w:fldCharType="separate"/>
    </w:r>
    <w:r w:rsidR="00E35939">
      <w:rPr>
        <w:noProof/>
      </w:rPr>
      <w:t>24</w:t>
    </w:r>
    <w:r>
      <w:fldChar w:fldCharType="end"/>
    </w:r>
  </w:p>
  <w:p w14:paraId="3CA8FB44" w14:textId="77777777" w:rsidR="001A61D1" w:rsidRDefault="001A6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18909" w14:textId="77777777" w:rsidR="00AE04D7" w:rsidRDefault="00AE04D7">
      <w:pPr>
        <w:spacing w:after="0"/>
      </w:pPr>
      <w:r>
        <w:separator/>
      </w:r>
    </w:p>
  </w:footnote>
  <w:footnote w:type="continuationSeparator" w:id="0">
    <w:p w14:paraId="40976461" w14:textId="77777777" w:rsidR="00AE04D7" w:rsidRDefault="00AE04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77777777" w:rsidR="001A61D1" w:rsidRDefault="001A61D1"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ins w:id="140" w:author="Matiar Rahman" w:date="2017-01-16T12:41:00Z">
      <w:r w:rsidR="00413976" w:rsidRPr="002C3130">
        <w:rPr>
          <w:rFonts w:ascii="Arial" w:eastAsia="Arial" w:hAnsi="Arial" w:cs="Arial"/>
          <w:b/>
          <w:sz w:val="18"/>
          <w:szCs w:val="18"/>
          <w:rPrChange w:id="141" w:author="Matiar Rahman" w:date="2017-01-16T12:46:00Z">
            <w:rPr>
              <w:rFonts w:ascii="Arial" w:eastAsia="Arial" w:hAnsi="Arial" w:cs="Arial"/>
              <w:sz w:val="18"/>
              <w:szCs w:val="18"/>
            </w:rPr>
          </w:rPrChange>
        </w:rPr>
        <w:t>Limited</w:t>
      </w:r>
    </w:ins>
    <w:del w:id="142" w:author="Matiar Rahman" w:date="2017-01-16T12:41:00Z">
      <w:r w:rsidDel="00413976">
        <w:rPr>
          <w:rFonts w:ascii="Arial" w:eastAsia="Arial" w:hAnsi="Arial" w:cs="Arial"/>
          <w:sz w:val="18"/>
          <w:szCs w:val="18"/>
        </w:rPr>
        <w:delText xml:space="preserve">        </w:delText>
      </w:r>
    </w:del>
    <w:del w:id="143" w:author="Matiar Rahman" w:date="2017-01-16T12:46:00Z">
      <w:r w:rsidDel="002C3130">
        <w:rPr>
          <w:rFonts w:ascii="Arial" w:eastAsia="Arial" w:hAnsi="Arial" w:cs="Arial"/>
          <w:sz w:val="18"/>
          <w:szCs w:val="18"/>
        </w:rPr>
        <w:delText xml:space="preserve"> </w:delText>
      </w:r>
    </w:del>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1A61D1" w:rsidRDefault="001A61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iar Rahman">
    <w15:presenceInfo w15:providerId="AD" w15:userId="S-1-5-21-1729325873-3850458785-3750908223-11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42851"/>
    <w:rsid w:val="000452A4"/>
    <w:rsid w:val="00060951"/>
    <w:rsid w:val="0006542D"/>
    <w:rsid w:val="000979E1"/>
    <w:rsid w:val="000A32B9"/>
    <w:rsid w:val="000A3E4F"/>
    <w:rsid w:val="000A764B"/>
    <w:rsid w:val="000B10CB"/>
    <w:rsid w:val="000C62FC"/>
    <w:rsid w:val="000C7798"/>
    <w:rsid w:val="00124F32"/>
    <w:rsid w:val="00130203"/>
    <w:rsid w:val="00137485"/>
    <w:rsid w:val="00147107"/>
    <w:rsid w:val="00150015"/>
    <w:rsid w:val="001559E0"/>
    <w:rsid w:val="00157664"/>
    <w:rsid w:val="00160DB6"/>
    <w:rsid w:val="00171F11"/>
    <w:rsid w:val="001952B0"/>
    <w:rsid w:val="00197223"/>
    <w:rsid w:val="001A61D1"/>
    <w:rsid w:val="001A7CFE"/>
    <w:rsid w:val="001C2236"/>
    <w:rsid w:val="001D37AD"/>
    <w:rsid w:val="001D4892"/>
    <w:rsid w:val="001D65AF"/>
    <w:rsid w:val="001F2E48"/>
    <w:rsid w:val="00210EB8"/>
    <w:rsid w:val="00211CF5"/>
    <w:rsid w:val="00232442"/>
    <w:rsid w:val="00262696"/>
    <w:rsid w:val="00263B2C"/>
    <w:rsid w:val="00274CDF"/>
    <w:rsid w:val="00285CE7"/>
    <w:rsid w:val="00287C04"/>
    <w:rsid w:val="002955A7"/>
    <w:rsid w:val="002962C4"/>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B08E1"/>
    <w:rsid w:val="003D0AE0"/>
    <w:rsid w:val="003D0FB9"/>
    <w:rsid w:val="003E0591"/>
    <w:rsid w:val="00404F50"/>
    <w:rsid w:val="00413976"/>
    <w:rsid w:val="00424A39"/>
    <w:rsid w:val="004740C5"/>
    <w:rsid w:val="0047491A"/>
    <w:rsid w:val="004759B4"/>
    <w:rsid w:val="00476CD1"/>
    <w:rsid w:val="0048633F"/>
    <w:rsid w:val="0049107B"/>
    <w:rsid w:val="004A0C07"/>
    <w:rsid w:val="004A13EA"/>
    <w:rsid w:val="004A1589"/>
    <w:rsid w:val="004A1D8E"/>
    <w:rsid w:val="004B2E3A"/>
    <w:rsid w:val="004B3396"/>
    <w:rsid w:val="004C2D14"/>
    <w:rsid w:val="004C6A85"/>
    <w:rsid w:val="004C702E"/>
    <w:rsid w:val="004C7510"/>
    <w:rsid w:val="004E155E"/>
    <w:rsid w:val="00512855"/>
    <w:rsid w:val="0052077B"/>
    <w:rsid w:val="00534DB7"/>
    <w:rsid w:val="00543273"/>
    <w:rsid w:val="00546302"/>
    <w:rsid w:val="00573A57"/>
    <w:rsid w:val="00591533"/>
    <w:rsid w:val="005A23FA"/>
    <w:rsid w:val="005C59DE"/>
    <w:rsid w:val="005D7FCE"/>
    <w:rsid w:val="005E3B71"/>
    <w:rsid w:val="005F0A8A"/>
    <w:rsid w:val="005F1575"/>
    <w:rsid w:val="005F3F5C"/>
    <w:rsid w:val="00613BC6"/>
    <w:rsid w:val="0064100E"/>
    <w:rsid w:val="00643FB6"/>
    <w:rsid w:val="00665A27"/>
    <w:rsid w:val="006A6A84"/>
    <w:rsid w:val="006C24CC"/>
    <w:rsid w:val="006C2D95"/>
    <w:rsid w:val="00700FE6"/>
    <w:rsid w:val="0072001D"/>
    <w:rsid w:val="00740D36"/>
    <w:rsid w:val="00751DF0"/>
    <w:rsid w:val="00753A06"/>
    <w:rsid w:val="00784AEB"/>
    <w:rsid w:val="0078572C"/>
    <w:rsid w:val="00796A93"/>
    <w:rsid w:val="00797C19"/>
    <w:rsid w:val="007A5F81"/>
    <w:rsid w:val="007A75C8"/>
    <w:rsid w:val="007C29A1"/>
    <w:rsid w:val="007C6083"/>
    <w:rsid w:val="007F3335"/>
    <w:rsid w:val="008303FC"/>
    <w:rsid w:val="008324CF"/>
    <w:rsid w:val="00836A9F"/>
    <w:rsid w:val="0084044C"/>
    <w:rsid w:val="00841798"/>
    <w:rsid w:val="0084669B"/>
    <w:rsid w:val="008470F2"/>
    <w:rsid w:val="00860559"/>
    <w:rsid w:val="00865100"/>
    <w:rsid w:val="00870335"/>
    <w:rsid w:val="00887479"/>
    <w:rsid w:val="008A0E80"/>
    <w:rsid w:val="008A717D"/>
    <w:rsid w:val="008C4EC2"/>
    <w:rsid w:val="008C55E6"/>
    <w:rsid w:val="008D0983"/>
    <w:rsid w:val="008D0A9E"/>
    <w:rsid w:val="008D52A6"/>
    <w:rsid w:val="008F5089"/>
    <w:rsid w:val="008F638C"/>
    <w:rsid w:val="008F6F92"/>
    <w:rsid w:val="00900F2F"/>
    <w:rsid w:val="00921BE3"/>
    <w:rsid w:val="009260DC"/>
    <w:rsid w:val="00933249"/>
    <w:rsid w:val="009429F9"/>
    <w:rsid w:val="00946971"/>
    <w:rsid w:val="00956199"/>
    <w:rsid w:val="0096269B"/>
    <w:rsid w:val="00962AB0"/>
    <w:rsid w:val="00967ED6"/>
    <w:rsid w:val="0098556D"/>
    <w:rsid w:val="00997E09"/>
    <w:rsid w:val="009B26A3"/>
    <w:rsid w:val="009B5F24"/>
    <w:rsid w:val="009C06D7"/>
    <w:rsid w:val="009D60CF"/>
    <w:rsid w:val="009D6F34"/>
    <w:rsid w:val="009E3C55"/>
    <w:rsid w:val="009F05E3"/>
    <w:rsid w:val="009F47D1"/>
    <w:rsid w:val="00A15FA4"/>
    <w:rsid w:val="00A27317"/>
    <w:rsid w:val="00A45F53"/>
    <w:rsid w:val="00A508CC"/>
    <w:rsid w:val="00A62A68"/>
    <w:rsid w:val="00A72AF8"/>
    <w:rsid w:val="00A74FA5"/>
    <w:rsid w:val="00A7575C"/>
    <w:rsid w:val="00A80C8F"/>
    <w:rsid w:val="00A97BD4"/>
    <w:rsid w:val="00AA1E12"/>
    <w:rsid w:val="00AC1810"/>
    <w:rsid w:val="00AD0433"/>
    <w:rsid w:val="00AE04D7"/>
    <w:rsid w:val="00AE0B76"/>
    <w:rsid w:val="00AE23C1"/>
    <w:rsid w:val="00AE3D52"/>
    <w:rsid w:val="00AF3402"/>
    <w:rsid w:val="00AF47BA"/>
    <w:rsid w:val="00B00BD5"/>
    <w:rsid w:val="00B21D30"/>
    <w:rsid w:val="00B235C0"/>
    <w:rsid w:val="00B241E5"/>
    <w:rsid w:val="00B34599"/>
    <w:rsid w:val="00B35243"/>
    <w:rsid w:val="00B40D96"/>
    <w:rsid w:val="00B419BA"/>
    <w:rsid w:val="00B4462E"/>
    <w:rsid w:val="00B5032E"/>
    <w:rsid w:val="00B57E99"/>
    <w:rsid w:val="00B72449"/>
    <w:rsid w:val="00B77344"/>
    <w:rsid w:val="00B824BD"/>
    <w:rsid w:val="00B9465B"/>
    <w:rsid w:val="00B95B7A"/>
    <w:rsid w:val="00B96F8B"/>
    <w:rsid w:val="00BA337D"/>
    <w:rsid w:val="00BB03C3"/>
    <w:rsid w:val="00BB257A"/>
    <w:rsid w:val="00BC614D"/>
    <w:rsid w:val="00BD73DC"/>
    <w:rsid w:val="00BF746D"/>
    <w:rsid w:val="00C124EC"/>
    <w:rsid w:val="00C1304E"/>
    <w:rsid w:val="00C1470B"/>
    <w:rsid w:val="00C151C1"/>
    <w:rsid w:val="00C253D0"/>
    <w:rsid w:val="00C36A76"/>
    <w:rsid w:val="00C37070"/>
    <w:rsid w:val="00C52C2D"/>
    <w:rsid w:val="00C6080F"/>
    <w:rsid w:val="00C621BE"/>
    <w:rsid w:val="00C63E5A"/>
    <w:rsid w:val="00CA2418"/>
    <w:rsid w:val="00CA4E52"/>
    <w:rsid w:val="00CD0DBE"/>
    <w:rsid w:val="00CD40B3"/>
    <w:rsid w:val="00D045F1"/>
    <w:rsid w:val="00D12612"/>
    <w:rsid w:val="00D212E7"/>
    <w:rsid w:val="00D239ED"/>
    <w:rsid w:val="00D30370"/>
    <w:rsid w:val="00D571EE"/>
    <w:rsid w:val="00D76A89"/>
    <w:rsid w:val="00D82515"/>
    <w:rsid w:val="00DA2918"/>
    <w:rsid w:val="00DA70B1"/>
    <w:rsid w:val="00DC50B6"/>
    <w:rsid w:val="00DC56D2"/>
    <w:rsid w:val="00DF3023"/>
    <w:rsid w:val="00DF364A"/>
    <w:rsid w:val="00E05721"/>
    <w:rsid w:val="00E0585F"/>
    <w:rsid w:val="00E13717"/>
    <w:rsid w:val="00E17BAD"/>
    <w:rsid w:val="00E20B75"/>
    <w:rsid w:val="00E2614F"/>
    <w:rsid w:val="00E347C7"/>
    <w:rsid w:val="00E35939"/>
    <w:rsid w:val="00E4697C"/>
    <w:rsid w:val="00E52D05"/>
    <w:rsid w:val="00E63C2C"/>
    <w:rsid w:val="00E83F4D"/>
    <w:rsid w:val="00E8437E"/>
    <w:rsid w:val="00E85ED1"/>
    <w:rsid w:val="00E901D5"/>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B562F"/>
    <w:rsid w:val="00FC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image" Target="media/image4.jpg"/><Relationship Id="rId25" Type="http://schemas.openxmlformats.org/officeDocument/2006/relationships/image" Target="media/image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oleObject" Target="embeddings/Microsoft_Visio_2003-2010_Drawing3.vsd"/><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hyperlink" Target="http://www.genweb2.com/" TargetMode="External"/><Relationship Id="rId19" Type="http://schemas.openxmlformats.org/officeDocument/2006/relationships/oleObject" Target="embeddings/Microsoft_Visio_2003-2010_Drawing1.vsd"/><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oleObject" Target="embeddings/Microsoft_Visio_2003-2010_Drawing2.vsd"/><Relationship Id="rId27" Type="http://schemas.openxmlformats.org/officeDocument/2006/relationships/image" Target="media/image11.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E17FD-56C9-4DF4-AD0C-E18A576E6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24</Pages>
  <Words>5085</Words>
  <Characters>28987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Matiar Rahman</cp:lastModifiedBy>
  <cp:revision>187</cp:revision>
  <dcterms:created xsi:type="dcterms:W3CDTF">2017-01-09T10:19:00Z</dcterms:created>
  <dcterms:modified xsi:type="dcterms:W3CDTF">2017-01-17T14:14:00Z</dcterms:modified>
</cp:coreProperties>
</file>